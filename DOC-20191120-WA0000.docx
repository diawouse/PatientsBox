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07430" w:rsidRDefault="00257716">
      <w:pPr>
        <w:widowControl w:val="0"/>
        <w:pBdr>
          <w:top w:val="nil"/>
          <w:left w:val="nil"/>
          <w:bottom w:val="nil"/>
          <w:right w:val="nil"/>
          <w:between w:val="nil"/>
        </w:pBdr>
        <w:spacing w:after="0"/>
      </w:pPr>
      <w:r>
        <w:pict w14:anchorId="1F8CCBC2">
          <v:shapetype id="_x0000_m1047"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o:complex v:ext="view"/>
          </v:shapetype>
        </w:pict>
      </w:r>
    </w:p>
    <w:p w:rsidR="00107430" w:rsidRDefault="0025771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BURKINA FASO</w:t>
      </w:r>
      <w:r>
        <w:rPr>
          <w:noProof/>
        </w:rPr>
        <w:drawing>
          <wp:anchor distT="0" distB="0" distL="114300" distR="114300" simplePos="0" relativeHeight="251652096" behindDoc="0" locked="0" layoutInCell="1" hidden="0" allowOverlap="1">
            <wp:simplePos x="0" y="0"/>
            <wp:positionH relativeFrom="column">
              <wp:posOffset>2447934</wp:posOffset>
            </wp:positionH>
            <wp:positionV relativeFrom="paragraph">
              <wp:posOffset>-77492</wp:posOffset>
            </wp:positionV>
            <wp:extent cx="1205770" cy="1223586"/>
            <wp:effectExtent l="0" t="0" r="0" b="0"/>
            <wp:wrapNone/>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1205770" cy="1223586"/>
                    </a:xfrm>
                    <a:prstGeom prst="rect">
                      <a:avLst/>
                    </a:prstGeom>
                    <a:ln/>
                  </pic:spPr>
                </pic:pic>
              </a:graphicData>
            </a:graphic>
          </wp:anchor>
        </w:drawing>
      </w:r>
    </w:p>
    <w:p w:rsidR="00107430" w:rsidRDefault="0025771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ANNEE UNIVERSITAIRE</w:t>
      </w:r>
    </w:p>
    <w:p w:rsidR="00107430" w:rsidRDefault="00257716">
      <w:pPr>
        <w:pBdr>
          <w:top w:val="nil"/>
          <w:left w:val="nil"/>
          <w:bottom w:val="nil"/>
          <w:right w:val="nil"/>
          <w:between w:val="nil"/>
        </w:pBdr>
        <w:tabs>
          <w:tab w:val="left" w:pos="6558"/>
        </w:tabs>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UNIVERSITE OUAGA I </w:t>
      </w:r>
      <w:r>
        <w:rPr>
          <w:rFonts w:ascii="Times New Roman" w:eastAsia="Times New Roman" w:hAnsi="Times New Roman" w:cs="Times New Roman"/>
          <w:b/>
          <w:color w:val="000000"/>
          <w:sz w:val="28"/>
          <w:szCs w:val="28"/>
        </w:rPr>
        <w:tab/>
        <w:t xml:space="preserve">                2018-2019</w:t>
      </w:r>
    </w:p>
    <w:p w:rsidR="00107430" w:rsidRDefault="0025771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Pr JOSEPH KI-ZERBO                                 </w:t>
      </w:r>
    </w:p>
    <w:p w:rsidR="00107430" w:rsidRDefault="0025771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
    <w:p w:rsidR="00107430" w:rsidRDefault="0025771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UNITE DE FORMATION ET DE </w:t>
      </w:r>
    </w:p>
    <w:p w:rsidR="00107430" w:rsidRDefault="0025771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RECHERCHEEN SCIENCES </w:t>
      </w:r>
    </w:p>
    <w:p w:rsidR="00107430" w:rsidRDefault="0025771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 LA SANTE</w:t>
      </w:r>
    </w:p>
    <w:p w:rsidR="00107430" w:rsidRDefault="0025771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t>
      </w:r>
    </w:p>
    <w:p w:rsidR="00107430" w:rsidRDefault="00107430">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rsidR="00107430" w:rsidRDefault="00107430">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rsidR="00107430" w:rsidRDefault="00107430">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rsidR="00107430" w:rsidRDefault="00257716">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MEMOIRE POUR LE DIPLÔME D’ETUDES SPECIALISEES</w:t>
      </w:r>
    </w:p>
    <w:p w:rsidR="00107430" w:rsidRDefault="00257716">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D’ANESTHESIE REANIMATION</w:t>
      </w:r>
      <w:r>
        <w:pict>
          <v:shape id="Parchemin horizontal 3" o:spid="_x0000_s1026" type="#_x0000_m1047" style="position:absolute;left:0;text-align:left;margin-left:-.5pt;margin-top:17.3pt;width:450pt;height:137.95pt;z-index:251654144;mso-position-horizontal:absolute;mso-position-horizontal-relative:margin;mso-position-vertical:absolute;mso-position-vertical-relative:text;mso-width-relative:margin;mso-height-relative:margin;v-text-anchor:middle" o:spt="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" adj="2700" path="m0@5qy@2@1l@0@1@0@2qy@7,,21600@2l21600@9qy@7@10l@1@10@1@11qy@2,21600,0@11xem0@5nfqy@2@6@1@5@3@4@2@5l@2@6em@1@5nfl@1@10em21600@2nfqy@7@1l@0@1em@0@2nfqy@8@3@7@2l@7@1e" fillcolor="#ffd966 [1943]" strokecolor="#ffc000 [3207]" strokeweight="1pt">
            <v:fill color2="#ffc000 [3207]" angle="180" focus="50%" type="gradient"/>
            <v:stroke joinstyle="miter"/>
            <v:shadow on="t" type="single" color="#7f5f00 [1607]" offset="1pt"/>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textbox>
              <w:txbxContent>
                <w:p w:rsidR="00B16CE8" w:rsidRPr="00B37B5A" w:rsidRDefault="00257716" w:rsidP="00AC6EEA">
                  <w:pPr>
                    <w:jc w:val="center"/>
                    <w:rPr>
                      <w:rFonts w:ascii="Times New Roman" w:hAnsi="Times New Roman" w:cs="Times New Roman"/>
                      <w:b/>
                      <w:color w:val="000000" w:themeColor="text1"/>
                      <w:sz w:val="28"/>
                      <w:szCs w:val="28"/>
                    </w:rPr>
                  </w:pPr>
                  <w:r w:rsidRPr="00B37B5A">
                    <w:rPr>
                      <w:rFonts w:ascii="Times New Roman" w:hAnsi="Times New Roman" w:cs="Times New Roman"/>
                      <w:b/>
                      <w:color w:val="000000" w:themeColor="text1"/>
                      <w:sz w:val="28"/>
                      <w:szCs w:val="28"/>
                    </w:rPr>
                    <w:t>RACHIANEST</w:t>
                  </w:r>
                  <w:r>
                    <w:rPr>
                      <w:rFonts w:ascii="Times New Roman" w:hAnsi="Times New Roman" w:cs="Times New Roman"/>
                      <w:b/>
                      <w:color w:val="000000" w:themeColor="text1"/>
                      <w:sz w:val="28"/>
                      <w:szCs w:val="28"/>
                    </w:rPr>
                    <w:t>HESIE EN OBSTETRIQUE</w:t>
                  </w:r>
                  <w:r w:rsidRPr="00B37B5A">
                    <w:rPr>
                      <w:rFonts w:ascii="Times New Roman" w:hAnsi="Times New Roman" w:cs="Times New Roman"/>
                      <w:b/>
                      <w:color w:val="000000" w:themeColor="text1"/>
                      <w:sz w:val="28"/>
                      <w:szCs w:val="28"/>
                    </w:rPr>
                    <w:t> : COMPARAI</w:t>
                  </w:r>
                  <w:r>
                    <w:rPr>
                      <w:rFonts w:ascii="Times New Roman" w:hAnsi="Times New Roman" w:cs="Times New Roman"/>
                      <w:b/>
                      <w:color w:val="000000" w:themeColor="text1"/>
                      <w:sz w:val="28"/>
                      <w:szCs w:val="28"/>
                    </w:rPr>
                    <w:t xml:space="preserve">SON DES EFFETS DE LA MORPHINE AUX DOSES DE </w:t>
                  </w:r>
                  <w:r w:rsidRPr="00B37B5A">
                    <w:rPr>
                      <w:rFonts w:ascii="Times New Roman" w:hAnsi="Times New Roman" w:cs="Times New Roman"/>
                      <w:b/>
                      <w:color w:val="000000" w:themeColor="text1"/>
                      <w:sz w:val="28"/>
                      <w:szCs w:val="28"/>
                    </w:rPr>
                    <w:t>5</w:t>
                  </w:r>
                  <w:r>
                    <w:rPr>
                      <w:rFonts w:ascii="Times New Roman" w:hAnsi="Times New Roman" w:cs="Times New Roman"/>
                      <w:b/>
                      <w:color w:val="000000" w:themeColor="text1"/>
                      <w:sz w:val="28"/>
                      <w:szCs w:val="28"/>
                    </w:rPr>
                    <w:t>O µg VERSUS 100</w:t>
                  </w:r>
                  <w:r>
                    <w:rPr>
                      <w:rFonts w:ascii="Times New Roman" w:hAnsi="Times New Roman" w:cs="Times New Roman"/>
                      <w:b/>
                      <w:color w:val="000000" w:themeColor="text1"/>
                      <w:sz w:val="28"/>
                      <w:szCs w:val="28"/>
                    </w:rPr>
                    <w:t xml:space="preserve"> µg</w:t>
                  </w:r>
                </w:p>
              </w:txbxContent>
            </v:textbox>
            <w10:wrap anchorx="margin"/>
          </v:shape>
        </w:pict>
      </w:r>
    </w:p>
    <w:p w:rsidR="00107430" w:rsidRDefault="00107430">
      <w:pPr>
        <w:pBdr>
          <w:top w:val="nil"/>
          <w:left w:val="nil"/>
          <w:bottom w:val="nil"/>
          <w:right w:val="nil"/>
          <w:between w:val="nil"/>
        </w:pBdr>
        <w:spacing w:after="0" w:line="480" w:lineRule="auto"/>
        <w:jc w:val="both"/>
        <w:rPr>
          <w:rFonts w:ascii="Times New Roman" w:eastAsia="Times New Roman" w:hAnsi="Times New Roman" w:cs="Times New Roman"/>
          <w:b/>
          <w:color w:val="000000"/>
          <w:sz w:val="28"/>
          <w:szCs w:val="28"/>
        </w:rPr>
      </w:pPr>
    </w:p>
    <w:p w:rsidR="00107430" w:rsidRDefault="00107430">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rsidR="00107430" w:rsidRDefault="00107430">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rsidR="00107430" w:rsidRDefault="00107430">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rsidR="00107430" w:rsidRDefault="00107430">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rsidR="00107430" w:rsidRDefault="00107430">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rsidR="00107430" w:rsidRDefault="00107430">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rsidR="00107430" w:rsidRDefault="00257716">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Présenté et soutenu          2019</w:t>
      </w:r>
    </w:p>
    <w:p w:rsidR="00107430" w:rsidRDefault="00257716">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Par</w:t>
      </w:r>
    </w:p>
    <w:p w:rsidR="00107430" w:rsidRDefault="00257716">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DIAWARA Assitan</w:t>
      </w:r>
    </w:p>
    <w:p w:rsidR="00107430" w:rsidRDefault="00257716">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Née le 08 Septembre1986 à Bamako (</w:t>
      </w:r>
      <w:r>
        <w:rPr>
          <w:rFonts w:ascii="Times New Roman" w:eastAsia="Times New Roman" w:hAnsi="Times New Roman" w:cs="Times New Roman"/>
          <w:sz w:val="28"/>
          <w:szCs w:val="28"/>
        </w:rPr>
        <w:t>MALI)</w:t>
      </w:r>
    </w:p>
    <w:p w:rsidR="00107430" w:rsidRDefault="00107430">
      <w:pPr>
        <w:spacing w:after="0" w:line="360" w:lineRule="auto"/>
        <w:jc w:val="both"/>
        <w:rPr>
          <w:rFonts w:ascii="Times New Roman" w:eastAsia="Times New Roman" w:hAnsi="Times New Roman" w:cs="Times New Roman"/>
          <w:sz w:val="28"/>
          <w:szCs w:val="28"/>
        </w:rPr>
      </w:pPr>
      <w:bookmarkStart w:id="0" w:name="_GoBack"/>
      <w:bookmarkEnd w:id="0"/>
    </w:p>
    <w:p w:rsidR="00107430" w:rsidRDefault="00107430">
      <w:pPr>
        <w:spacing w:after="0" w:line="240" w:lineRule="auto"/>
        <w:jc w:val="both"/>
        <w:rPr>
          <w:rFonts w:ascii="Times New Roman" w:eastAsia="Times New Roman" w:hAnsi="Times New Roman" w:cs="Times New Roman"/>
          <w:sz w:val="28"/>
          <w:szCs w:val="28"/>
        </w:rPr>
      </w:pPr>
    </w:p>
    <w:p w:rsidR="00107430" w:rsidRDefault="0025771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Directeur </w:t>
      </w:r>
      <w:proofErr w:type="spellStart"/>
      <w:r>
        <w:rPr>
          <w:rFonts w:ascii="Times New Roman" w:eastAsia="Times New Roman" w:hAnsi="Times New Roman" w:cs="Times New Roman"/>
          <w:b/>
          <w:sz w:val="28"/>
          <w:szCs w:val="28"/>
        </w:rPr>
        <w:t>deMémoireJury</w:t>
      </w:r>
      <w:proofErr w:type="spellEnd"/>
    </w:p>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 DIANGO   </w:t>
      </w:r>
      <w:proofErr w:type="spellStart"/>
      <w:proofErr w:type="gramStart"/>
      <w:r>
        <w:rPr>
          <w:rFonts w:ascii="Times New Roman" w:eastAsia="Times New Roman" w:hAnsi="Times New Roman" w:cs="Times New Roman"/>
          <w:sz w:val="28"/>
          <w:szCs w:val="28"/>
        </w:rPr>
        <w:t>M.Mr</w:t>
      </w:r>
      <w:proofErr w:type="spellEnd"/>
      <w:proofErr w:type="gramEnd"/>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Président :</w:t>
      </w:r>
    </w:p>
    <w:p w:rsidR="00107430" w:rsidRDefault="0025771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Professeur titulaire</w:t>
      </w:r>
    </w:p>
    <w:p w:rsidR="00107430" w:rsidRDefault="0025771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Co-directeur                                          </w:t>
      </w:r>
      <w:proofErr w:type="gramStart"/>
      <w:r>
        <w:rPr>
          <w:rFonts w:ascii="Times New Roman" w:eastAsia="Times New Roman" w:hAnsi="Times New Roman" w:cs="Times New Roman"/>
          <w:color w:val="000000"/>
          <w:sz w:val="28"/>
          <w:szCs w:val="28"/>
        </w:rPr>
        <w:t>Mr ,</w:t>
      </w:r>
      <w:r>
        <w:rPr>
          <w:rFonts w:ascii="Times New Roman" w:eastAsia="Times New Roman" w:hAnsi="Times New Roman" w:cs="Times New Roman"/>
          <w:b/>
          <w:color w:val="000000"/>
          <w:sz w:val="28"/>
          <w:szCs w:val="28"/>
        </w:rPr>
        <w:t>Membres</w:t>
      </w:r>
      <w:proofErr w:type="gramEnd"/>
      <w:r>
        <w:rPr>
          <w:rFonts w:ascii="Times New Roman" w:eastAsia="Times New Roman" w:hAnsi="Times New Roman" w:cs="Times New Roman"/>
          <w:b/>
          <w:color w:val="000000"/>
          <w:sz w:val="28"/>
          <w:szCs w:val="28"/>
        </w:rPr>
        <w:t> :</w:t>
      </w:r>
    </w:p>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 </w:t>
      </w:r>
      <w:proofErr w:type="gramStart"/>
      <w:r>
        <w:rPr>
          <w:rFonts w:ascii="Times New Roman" w:eastAsia="Times New Roman" w:hAnsi="Times New Roman" w:cs="Times New Roman"/>
          <w:sz w:val="28"/>
          <w:szCs w:val="28"/>
        </w:rPr>
        <w:t>Ag  BONKOUNGOU</w:t>
      </w:r>
      <w:proofErr w:type="gramEnd"/>
      <w:r>
        <w:rPr>
          <w:rFonts w:ascii="Times New Roman" w:eastAsia="Times New Roman" w:hAnsi="Times New Roman" w:cs="Times New Roman"/>
          <w:sz w:val="28"/>
          <w:szCs w:val="28"/>
        </w:rPr>
        <w:t xml:space="preserve"> P.</w:t>
      </w:r>
    </w:p>
    <w:p w:rsidR="00107430" w:rsidRDefault="0025771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Professeur Agrégé</w:t>
      </w:r>
    </w:p>
    <w:p w:rsidR="00107430" w:rsidRDefault="00257716">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LISTE DES RESPONSABLES ADMINISTRATIFS ET DES ENSEIGNANTS DE L’UFR/SDS</w:t>
      </w: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107430" w:rsidRDefault="00257716">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DEDICACES ET REMERCIEMENTS</w:t>
      </w: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107430" w:rsidRDefault="00257716">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TABLE DE MATIERES</w:t>
      </w:r>
    </w:p>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LISTE DES TABLEAUX </w:t>
      </w:r>
      <w:r>
        <w:rPr>
          <w:rFonts w:ascii="Times New Roman" w:eastAsia="Times New Roman" w:hAnsi="Times New Roman" w:cs="Times New Roman"/>
          <w:color w:val="000000"/>
          <w:sz w:val="28"/>
          <w:szCs w:val="28"/>
        </w:rPr>
        <w:t xml:space="preserv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LISTE DES FIGURES </w:t>
      </w:r>
      <w:r>
        <w:rPr>
          <w:rFonts w:ascii="Times New Roman" w:eastAsia="Times New Roman" w:hAnsi="Times New Roman" w:cs="Times New Roman"/>
          <w:color w:val="000000"/>
          <w:sz w:val="28"/>
          <w:szCs w:val="28"/>
        </w:rPr>
        <w:t xml:space="preserv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SIGLES ET ABREVIATIONS </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1.INTRODUCTION</w:t>
      </w:r>
      <w:r>
        <w:rPr>
          <w:rFonts w:ascii="Times New Roman" w:eastAsia="Times New Roman" w:hAnsi="Times New Roman" w:cs="Times New Roman"/>
          <w:color w:val="000000"/>
          <w:sz w:val="28"/>
          <w:szCs w:val="28"/>
        </w:rPr>
        <w:t xml:space="preserv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2. OBJECTIFS </w:t>
      </w:r>
      <w:r>
        <w:rPr>
          <w:rFonts w:ascii="Times New Roman" w:eastAsia="Times New Roman" w:hAnsi="Times New Roman" w:cs="Times New Roman"/>
          <w:color w:val="000000"/>
          <w:sz w:val="28"/>
          <w:szCs w:val="28"/>
        </w:rPr>
        <w:t xml:space="preserv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2.1- Objectif général </w:t>
      </w:r>
      <w:r>
        <w:rPr>
          <w:rFonts w:ascii="Times New Roman" w:eastAsia="Times New Roman" w:hAnsi="Times New Roman" w:cs="Times New Roman"/>
          <w:color w:val="000000"/>
          <w:sz w:val="28"/>
          <w:szCs w:val="28"/>
        </w:rPr>
        <w:t xml:space="preserv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2.2- Objectifs spécifiques </w:t>
      </w:r>
      <w:r>
        <w:rPr>
          <w:rFonts w:ascii="Times New Roman" w:eastAsia="Times New Roman" w:hAnsi="Times New Roman" w:cs="Times New Roman"/>
          <w:color w:val="000000"/>
          <w:sz w:val="28"/>
          <w:szCs w:val="28"/>
        </w:rPr>
        <w:t xml:space="preserv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3. MATERIELS ET METHODES </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3.1- Cadre de l’étude </w:t>
      </w:r>
      <w:r>
        <w:rPr>
          <w:rFonts w:ascii="Times New Roman" w:eastAsia="Times New Roman" w:hAnsi="Times New Roman" w:cs="Times New Roman"/>
          <w:color w:val="000000"/>
          <w:sz w:val="28"/>
          <w:szCs w:val="28"/>
        </w:rPr>
        <w:t xml:space="preserv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3.2- Type et période d’étude </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3.3- Population d’étude </w:t>
      </w:r>
      <w:r>
        <w:rPr>
          <w:rFonts w:ascii="Times New Roman" w:eastAsia="Times New Roman" w:hAnsi="Times New Roman" w:cs="Times New Roman"/>
          <w:color w:val="000000"/>
          <w:sz w:val="28"/>
          <w:szCs w:val="28"/>
        </w:rPr>
        <w:t xml:space="preserv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3.3.1- Critères d’inclusion ...............................................................................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3.3.2- Critères de </w:t>
      </w:r>
      <w:r>
        <w:rPr>
          <w:rFonts w:ascii="Times New Roman" w:eastAsia="Times New Roman" w:hAnsi="Times New Roman" w:cs="Times New Roman"/>
          <w:color w:val="000000"/>
          <w:sz w:val="28"/>
          <w:szCs w:val="28"/>
        </w:rPr>
        <w:t xml:space="preserve">non inclusion .......................................................................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3.4-Taille de l’échantillon et randomisation </w:t>
      </w:r>
      <w:r>
        <w:rPr>
          <w:rFonts w:ascii="Times New Roman" w:eastAsia="Times New Roman" w:hAnsi="Times New Roman" w:cs="Times New Roman"/>
          <w:color w:val="000000"/>
          <w:sz w:val="28"/>
          <w:szCs w:val="28"/>
        </w:rPr>
        <w:t xml:space="preserv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3.5-Conduite de l’anesthésie </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3.5.1- En peropératoire ....................................................................................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3.5.2- En </w:t>
      </w:r>
      <w:proofErr w:type="spellStart"/>
      <w:r>
        <w:rPr>
          <w:rFonts w:ascii="Times New Roman" w:eastAsia="Times New Roman" w:hAnsi="Times New Roman" w:cs="Times New Roman"/>
          <w:color w:val="000000"/>
          <w:sz w:val="28"/>
          <w:szCs w:val="28"/>
        </w:rPr>
        <w:t>postopératoire</w:t>
      </w:r>
      <w:proofErr w:type="spellEnd"/>
      <w:r>
        <w:rPr>
          <w:rFonts w:ascii="Times New Roman" w:eastAsia="Times New Roman" w:hAnsi="Times New Roman" w:cs="Times New Roman"/>
          <w:color w:val="000000"/>
          <w:sz w:val="28"/>
          <w:szCs w:val="28"/>
        </w:rPr>
        <w:t xml:space="preserv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3.7-</w:t>
      </w:r>
      <w:r>
        <w:rPr>
          <w:rFonts w:ascii="Times New Roman" w:eastAsia="Times New Roman" w:hAnsi="Times New Roman" w:cs="Times New Roman"/>
          <w:b/>
          <w:color w:val="000000"/>
          <w:sz w:val="28"/>
          <w:szCs w:val="28"/>
        </w:rPr>
        <w:t xml:space="preserve"> Critères de jugement </w:t>
      </w:r>
      <w:r>
        <w:rPr>
          <w:rFonts w:ascii="Times New Roman" w:eastAsia="Times New Roman" w:hAnsi="Times New Roman" w:cs="Times New Roman"/>
          <w:color w:val="000000"/>
          <w:sz w:val="28"/>
          <w:szCs w:val="28"/>
        </w:rPr>
        <w:t xml:space="preserv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3.7.1- Critère de jugement principal ................................................................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3.7.2- Critères de jugement secondaires .........</w:t>
      </w:r>
      <w:r>
        <w:rPr>
          <w:rFonts w:ascii="Times New Roman" w:eastAsia="Times New Roman" w:hAnsi="Times New Roman" w:cs="Times New Roman"/>
          <w:color w:val="000000"/>
          <w:sz w:val="28"/>
          <w:szCs w:val="28"/>
        </w:rPr>
        <w:t xml:space="preserv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3.8- Variables d’étude </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 xml:space="preserve">3.9- Collecte des données </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3.10- Déroulement de l’essai et randomisation</w:t>
      </w:r>
      <w:r>
        <w:rPr>
          <w:rFonts w:ascii="Times New Roman" w:eastAsia="Times New Roman" w:hAnsi="Times New Roman" w:cs="Times New Roman"/>
          <w:color w:val="000000"/>
          <w:sz w:val="28"/>
          <w:szCs w:val="28"/>
        </w:rPr>
        <w:t xml:space="preserv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3.11-Saisie et analyse statistique </w:t>
      </w:r>
      <w:proofErr w:type="gramStart"/>
      <w:r>
        <w:rPr>
          <w:rFonts w:ascii="Times New Roman" w:eastAsia="Times New Roman" w:hAnsi="Times New Roman" w:cs="Times New Roman"/>
          <w:b/>
          <w:color w:val="000000"/>
          <w:sz w:val="28"/>
          <w:szCs w:val="28"/>
        </w:rPr>
        <w:t>des donnée</w:t>
      </w:r>
      <w:proofErr w:type="gramEnd"/>
      <w:r>
        <w:rPr>
          <w:rFonts w:ascii="Times New Roman" w:eastAsia="Times New Roman" w:hAnsi="Times New Roman" w:cs="Times New Roman"/>
          <w:color w:val="000000"/>
          <w:sz w:val="28"/>
          <w:szCs w:val="28"/>
        </w:rPr>
        <w:t xml:space="preserv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3.12- Considérations éthiques </w:t>
      </w:r>
      <w:r>
        <w:rPr>
          <w:rFonts w:ascii="Times New Roman" w:eastAsia="Times New Roman" w:hAnsi="Times New Roman" w:cs="Times New Roman"/>
          <w:color w:val="000000"/>
          <w:sz w:val="28"/>
          <w:szCs w:val="28"/>
        </w:rPr>
        <w:t xml:space="preserv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4. RESULTATS </w:t>
      </w:r>
      <w:r>
        <w:rPr>
          <w:rFonts w:ascii="Times New Roman" w:eastAsia="Times New Roman" w:hAnsi="Times New Roman" w:cs="Times New Roman"/>
          <w:color w:val="000000"/>
          <w:sz w:val="28"/>
          <w:szCs w:val="28"/>
        </w:rPr>
        <w:t xml:space="preserv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4.1- Caractéristique de l’échantillon</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4.1.1- Sociodémographique................................................................................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4.1.2- Antécédents et indication actuelle ...........................................................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4.1.3- Caractéris</w:t>
      </w:r>
      <w:r>
        <w:rPr>
          <w:rFonts w:ascii="Times New Roman" w:eastAsia="Times New Roman" w:hAnsi="Times New Roman" w:cs="Times New Roman"/>
          <w:color w:val="000000"/>
          <w:sz w:val="28"/>
          <w:szCs w:val="28"/>
        </w:rPr>
        <w:t xml:space="preserve">tiques cliniques des parturientes..............................................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4.2- Effets antalgiques comparé dans les deux groupes</w:t>
      </w:r>
      <w:r>
        <w:rPr>
          <w:rFonts w:ascii="Times New Roman" w:eastAsia="Times New Roman" w:hAnsi="Times New Roman" w:cs="Times New Roman"/>
          <w:color w:val="000000"/>
          <w:sz w:val="28"/>
          <w:szCs w:val="28"/>
        </w:rPr>
        <w:t xml:space="preserv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4.2.1- EVA au repos et aux mouvements ..........................................................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4.2.2-Moyen de l’EVA ......................................................................................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4.2.3- Levée de l’anesthésie ....................</w:t>
      </w:r>
      <w:r>
        <w:rPr>
          <w:rFonts w:ascii="Times New Roman" w:eastAsia="Times New Roman" w:hAnsi="Times New Roman" w:cs="Times New Roman"/>
          <w:color w:val="000000"/>
          <w:sz w:val="28"/>
          <w:szCs w:val="28"/>
        </w:rPr>
        <w:t xml:space="preserv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4.2.4- Satisfactions ......................................................................................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4.2.5- Consommation d’antalgiques en </w:t>
      </w:r>
      <w:proofErr w:type="spellStart"/>
      <w:r>
        <w:rPr>
          <w:rFonts w:ascii="Times New Roman" w:eastAsia="Times New Roman" w:hAnsi="Times New Roman" w:cs="Times New Roman"/>
          <w:color w:val="000000"/>
          <w:sz w:val="28"/>
          <w:szCs w:val="28"/>
        </w:rPr>
        <w:t>postopératoire</w:t>
      </w:r>
      <w:proofErr w:type="spellEnd"/>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4.2.6- Ecart de protocole .................................................................................. 4.2.7- Signaler la douleur et commentaire...........................................................</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4.3- Effets indésirables et secondaires</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4.3.1- Effets indésirables per opératoire ............................................................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5. DISCUSSION </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 xml:space="preserve">5.1- Limites et biais de l’étude </w:t>
      </w:r>
      <w:r>
        <w:rPr>
          <w:rFonts w:ascii="Times New Roman" w:eastAsia="Times New Roman" w:hAnsi="Times New Roman" w:cs="Times New Roman"/>
          <w:color w:val="000000"/>
          <w:sz w:val="28"/>
          <w:szCs w:val="28"/>
        </w:rPr>
        <w:t xml:space="preserv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5.2- Homogénéité des groupes étudiés </w:t>
      </w:r>
      <w:r>
        <w:rPr>
          <w:rFonts w:ascii="Times New Roman" w:eastAsia="Times New Roman" w:hAnsi="Times New Roman" w:cs="Times New Roman"/>
          <w:color w:val="000000"/>
          <w:sz w:val="28"/>
          <w:szCs w:val="28"/>
        </w:rPr>
        <w:t xml:space="preserv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5.3- Effets antalgique comparés de</w:t>
      </w:r>
      <w:r>
        <w:rPr>
          <w:rFonts w:ascii="Times New Roman" w:eastAsia="Times New Roman" w:hAnsi="Times New Roman" w:cs="Times New Roman"/>
          <w:b/>
          <w:color w:val="000000"/>
          <w:sz w:val="28"/>
          <w:szCs w:val="28"/>
        </w:rPr>
        <w:t>s deux doses</w:t>
      </w:r>
      <w:r>
        <w:rPr>
          <w:rFonts w:ascii="Times New Roman" w:eastAsia="Times New Roman" w:hAnsi="Times New Roman" w:cs="Times New Roman"/>
          <w:color w:val="000000"/>
          <w:sz w:val="28"/>
          <w:szCs w:val="28"/>
        </w:rPr>
        <w:t xml:space="preserv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5.4- Effets indésirables et secondaires</w:t>
      </w:r>
      <w:r>
        <w:rPr>
          <w:rFonts w:ascii="Times New Roman" w:eastAsia="Times New Roman" w:hAnsi="Times New Roman" w:cs="Times New Roman"/>
          <w:color w:val="000000"/>
          <w:sz w:val="28"/>
          <w:szCs w:val="28"/>
        </w:rPr>
        <w:t xml:space="preserv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5.5- Délai de reprise du transit et de l’ablation de la sonde urinaire</w:t>
      </w:r>
      <w:r>
        <w:rPr>
          <w:rFonts w:ascii="Times New Roman" w:eastAsia="Times New Roman" w:hAnsi="Times New Roman" w:cs="Times New Roman"/>
          <w:color w:val="000000"/>
          <w:sz w:val="28"/>
          <w:szCs w:val="28"/>
        </w:rPr>
        <w:t xml:space="preserv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6. CONCLUSION </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REFERENCES BIBLIOGRAPHIQUES </w:t>
      </w:r>
      <w:r>
        <w:rPr>
          <w:rFonts w:ascii="Times New Roman" w:eastAsia="Times New Roman" w:hAnsi="Times New Roman" w:cs="Times New Roman"/>
          <w:color w:val="000000"/>
          <w:sz w:val="28"/>
          <w:szCs w:val="28"/>
        </w:rPr>
        <w:t xml:space="preserv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ANNEXES : </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p>
    <w:p w:rsidR="00107430" w:rsidRDefault="0025771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RESUME </w:t>
      </w:r>
      <w:r>
        <w:rPr>
          <w:rFonts w:ascii="Times New Roman" w:eastAsia="Times New Roman" w:hAnsi="Times New Roman" w:cs="Times New Roman"/>
          <w:sz w:val="28"/>
          <w:szCs w:val="28"/>
        </w:rPr>
        <w:t>...........................................................................................................</w:t>
      </w: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107430" w:rsidRDefault="00257716">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LISTE DES TABLEAUX</w:t>
      </w:r>
    </w:p>
    <w:p w:rsidR="00107430" w:rsidRDefault="00257716">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Tableau</w:t>
      </w:r>
      <w:r>
        <w:rPr>
          <w:rFonts w:ascii="Times New Roman" w:eastAsia="Times New Roman" w:hAnsi="Times New Roman" w:cs="Times New Roman"/>
          <w:sz w:val="28"/>
          <w:szCs w:val="28"/>
        </w:rPr>
        <w:t xml:space="preserve"> 1 : Comparaisons des variables sociodémographiques chez les patientes en fonction de la dose de morphine utilisée</w:t>
      </w:r>
    </w:p>
    <w:p w:rsidR="00107430" w:rsidRDefault="00257716">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Tableau</w:t>
      </w:r>
      <w:r>
        <w:rPr>
          <w:rFonts w:ascii="Times New Roman" w:eastAsia="Times New Roman" w:hAnsi="Times New Roman" w:cs="Times New Roman"/>
          <w:sz w:val="28"/>
          <w:szCs w:val="28"/>
        </w:rPr>
        <w:t xml:space="preserve"> 2 : Comparaisons des antécédents et des indications chez les patientes en fonction de la dose de morphine utilisée</w:t>
      </w:r>
    </w:p>
    <w:p w:rsidR="00107430" w:rsidRDefault="00257716">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Tableau</w:t>
      </w:r>
      <w:r>
        <w:rPr>
          <w:rFonts w:ascii="Times New Roman" w:eastAsia="Times New Roman" w:hAnsi="Times New Roman" w:cs="Times New Roman"/>
          <w:sz w:val="28"/>
          <w:szCs w:val="28"/>
        </w:rPr>
        <w:t xml:space="preserve"> 3 : Compar</w:t>
      </w:r>
      <w:r>
        <w:rPr>
          <w:rFonts w:ascii="Times New Roman" w:eastAsia="Times New Roman" w:hAnsi="Times New Roman" w:cs="Times New Roman"/>
          <w:sz w:val="28"/>
          <w:szCs w:val="28"/>
        </w:rPr>
        <w:t>aisons du bilan biologique et de l’examen anesthésique chez les patientes en fonction de la dose de morphine utilisée</w:t>
      </w:r>
    </w:p>
    <w:p w:rsidR="00107430" w:rsidRDefault="00257716">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Tableau</w:t>
      </w:r>
      <w:r>
        <w:rPr>
          <w:rFonts w:ascii="Times New Roman" w:eastAsia="Times New Roman" w:hAnsi="Times New Roman" w:cs="Times New Roman"/>
          <w:sz w:val="28"/>
          <w:szCs w:val="28"/>
        </w:rPr>
        <w:t xml:space="preserve"> 4 : Comparaisons de l’échelle visuel analogique chez les patientes en fonction de la dose de morphine utilisée</w:t>
      </w:r>
    </w:p>
    <w:p w:rsidR="00107430" w:rsidRDefault="00257716">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Tableau</w:t>
      </w:r>
      <w:r>
        <w:rPr>
          <w:rFonts w:ascii="Times New Roman" w:eastAsia="Times New Roman" w:hAnsi="Times New Roman" w:cs="Times New Roman"/>
          <w:sz w:val="28"/>
          <w:szCs w:val="28"/>
        </w:rPr>
        <w:t xml:space="preserve"> 5 : le leve</w:t>
      </w:r>
      <w:r>
        <w:rPr>
          <w:rFonts w:ascii="Times New Roman" w:eastAsia="Times New Roman" w:hAnsi="Times New Roman" w:cs="Times New Roman"/>
          <w:sz w:val="28"/>
          <w:szCs w:val="28"/>
        </w:rPr>
        <w:t>r des blocs moteurs et sensitifs en fonction de la dose de morphine</w:t>
      </w:r>
    </w:p>
    <w:p w:rsidR="00107430" w:rsidRDefault="00257716">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Tableau 6</w:t>
      </w:r>
      <w:r>
        <w:rPr>
          <w:rFonts w:ascii="Times New Roman" w:eastAsia="Times New Roman" w:hAnsi="Times New Roman" w:cs="Times New Roman"/>
          <w:sz w:val="28"/>
          <w:szCs w:val="28"/>
        </w:rPr>
        <w:t> : Evolution de la satisfaction des patientes en fonction de la dose de morphine utilisée</w:t>
      </w: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107430" w:rsidRDefault="00257716">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LISTE DES FIGURES</w:t>
      </w:r>
    </w:p>
    <w:p w:rsidR="00107430" w:rsidRDefault="00107430">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107430" w:rsidRDefault="00257716">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Figure 1 </w:t>
      </w:r>
      <w:r>
        <w:rPr>
          <w:rFonts w:ascii="Times New Roman" w:eastAsia="Times New Roman" w:hAnsi="Times New Roman" w:cs="Times New Roman"/>
          <w:color w:val="000000"/>
          <w:sz w:val="28"/>
          <w:szCs w:val="28"/>
        </w:rPr>
        <w:t>: Diagramme de flux de l’échantillon</w:t>
      </w:r>
    </w:p>
    <w:p w:rsidR="00107430" w:rsidRDefault="00257716">
      <w:pPr>
        <w:spacing w:after="0" w:line="360" w:lineRule="auto"/>
        <w:jc w:val="both"/>
        <w:rPr>
          <w:rFonts w:ascii="Times New Roman" w:eastAsia="Times New Roman" w:hAnsi="Times New Roman" w:cs="Times New Roman"/>
          <w:sz w:val="28"/>
          <w:szCs w:val="28"/>
        </w:rPr>
      </w:pPr>
      <w:r>
        <w:rPr>
          <w:b/>
          <w:sz w:val="28"/>
          <w:szCs w:val="28"/>
        </w:rPr>
        <w:t xml:space="preserve">Figure 2 </w:t>
      </w:r>
      <w:r>
        <w:rPr>
          <w:sz w:val="28"/>
          <w:szCs w:val="28"/>
        </w:rPr>
        <w:t xml:space="preserve">: </w:t>
      </w:r>
      <w:r>
        <w:rPr>
          <w:rFonts w:ascii="Times New Roman" w:eastAsia="Times New Roman" w:hAnsi="Times New Roman" w:cs="Times New Roman"/>
          <w:sz w:val="28"/>
          <w:szCs w:val="28"/>
        </w:rPr>
        <w:t>Durée de l’intervention en fonction de la dose de morphine utilisée</w:t>
      </w:r>
    </w:p>
    <w:p w:rsidR="00107430" w:rsidRDefault="00257716">
      <w:pPr>
        <w:spacing w:line="360" w:lineRule="auto"/>
        <w:jc w:val="both"/>
        <w:rPr>
          <w:rFonts w:ascii="Times New Roman" w:eastAsia="Times New Roman" w:hAnsi="Times New Roman" w:cs="Times New Roman"/>
          <w:sz w:val="28"/>
          <w:szCs w:val="28"/>
        </w:rPr>
      </w:pPr>
      <w:r>
        <w:rPr>
          <w:b/>
          <w:sz w:val="28"/>
          <w:szCs w:val="28"/>
        </w:rPr>
        <w:t xml:space="preserve">Figure 3 </w:t>
      </w:r>
      <w:r>
        <w:rPr>
          <w:sz w:val="28"/>
          <w:szCs w:val="28"/>
        </w:rPr>
        <w:t xml:space="preserve">: </w:t>
      </w:r>
      <w:r>
        <w:rPr>
          <w:rFonts w:ascii="Times New Roman" w:eastAsia="Times New Roman" w:hAnsi="Times New Roman" w:cs="Times New Roman"/>
          <w:sz w:val="28"/>
          <w:szCs w:val="28"/>
        </w:rPr>
        <w:t>la satisfaction liée au traitement en fonction de la dose de morphine</w:t>
      </w:r>
    </w:p>
    <w:p w:rsidR="00107430" w:rsidRDefault="00257716">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Figure 4 </w:t>
      </w:r>
      <w:r>
        <w:rPr>
          <w:rFonts w:ascii="Times New Roman" w:eastAsia="Times New Roman" w:hAnsi="Times New Roman" w:cs="Times New Roman"/>
          <w:color w:val="000000"/>
          <w:sz w:val="28"/>
          <w:szCs w:val="28"/>
        </w:rPr>
        <w:t>: la satisfaction liée au personnel en fonction de la dose de morphine</w:t>
      </w:r>
    </w:p>
    <w:p w:rsidR="00107430" w:rsidRDefault="0025771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Figure 5 </w:t>
      </w:r>
      <w:r>
        <w:rPr>
          <w:rFonts w:ascii="Times New Roman" w:eastAsia="Times New Roman" w:hAnsi="Times New Roman" w:cs="Times New Roman"/>
          <w:sz w:val="28"/>
          <w:szCs w:val="28"/>
        </w:rPr>
        <w:t>: Délai</w:t>
      </w:r>
      <w:r>
        <w:rPr>
          <w:rFonts w:ascii="Times New Roman" w:eastAsia="Times New Roman" w:hAnsi="Times New Roman" w:cs="Times New Roman"/>
          <w:sz w:val="28"/>
          <w:szCs w:val="28"/>
        </w:rPr>
        <w:t>s de recours aux antalgiques en fonction de la dose de morphine utilisée</w:t>
      </w:r>
    </w:p>
    <w:p w:rsidR="00107430" w:rsidRDefault="0025771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Figure </w:t>
      </w:r>
      <w:proofErr w:type="gramStart"/>
      <w:r>
        <w:rPr>
          <w:rFonts w:ascii="Times New Roman" w:eastAsia="Times New Roman" w:hAnsi="Times New Roman" w:cs="Times New Roman"/>
          <w:b/>
          <w:sz w:val="28"/>
          <w:szCs w:val="28"/>
        </w:rPr>
        <w:t>6</w:t>
      </w:r>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Pourcentage de cas des paramètres de surveillance dans les 25mn selon la dose de morphine</w:t>
      </w:r>
    </w:p>
    <w:p w:rsidR="00107430" w:rsidRDefault="0025771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Figure7</w:t>
      </w:r>
      <w:r>
        <w:rPr>
          <w:rFonts w:ascii="Times New Roman" w:eastAsia="Times New Roman" w:hAnsi="Times New Roman" w:cs="Times New Roman"/>
          <w:sz w:val="28"/>
          <w:szCs w:val="28"/>
        </w:rPr>
        <w:t> : Effets secondaires post opératoire en fonction de la dose de morphine</w:t>
      </w: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107430" w:rsidRDefault="00257716">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SIGLES ET ABREVIATIONS</w:t>
      </w:r>
    </w:p>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AG : anesthésie générale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AINS : Anti-inflammatoire non stéroïdiens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AL : Anesthésie locale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ALR : Anesthésie </w:t>
      </w:r>
      <w:proofErr w:type="spellStart"/>
      <w:r>
        <w:rPr>
          <w:rFonts w:ascii="Times New Roman" w:eastAsia="Times New Roman" w:hAnsi="Times New Roman" w:cs="Times New Roman"/>
          <w:color w:val="000000"/>
          <w:sz w:val="28"/>
          <w:szCs w:val="28"/>
        </w:rPr>
        <w:t>locorégionale</w:t>
      </w:r>
      <w:proofErr w:type="spellEnd"/>
      <w:r>
        <w:rPr>
          <w:rFonts w:ascii="Times New Roman" w:eastAsia="Times New Roman" w:hAnsi="Times New Roman" w:cs="Times New Roman"/>
          <w:color w:val="000000"/>
          <w:sz w:val="28"/>
          <w:szCs w:val="28"/>
        </w:rPr>
        <w:t xml:space="preserv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ACP : analgésie contrôlée par le patient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AOCP : analgésie orale contrôlée par le patient </w:t>
      </w:r>
    </w:p>
    <w:p w:rsidR="00107430" w:rsidRPr="001D6767"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lang w:val="en-US"/>
        </w:rPr>
      </w:pPr>
      <w:proofErr w:type="gramStart"/>
      <w:r w:rsidRPr="001D6767">
        <w:rPr>
          <w:rFonts w:ascii="Times New Roman" w:eastAsia="Times New Roman" w:hAnsi="Times New Roman" w:cs="Times New Roman"/>
          <w:color w:val="000000"/>
          <w:sz w:val="28"/>
          <w:szCs w:val="28"/>
          <w:lang w:val="en-US"/>
        </w:rPr>
        <w:t>ASA :</w:t>
      </w:r>
      <w:proofErr w:type="gramEnd"/>
      <w:r w:rsidRPr="001D6767">
        <w:rPr>
          <w:rFonts w:ascii="Times New Roman" w:eastAsia="Times New Roman" w:hAnsi="Times New Roman" w:cs="Times New Roman"/>
          <w:color w:val="000000"/>
          <w:sz w:val="28"/>
          <w:szCs w:val="28"/>
          <w:lang w:val="en-US"/>
        </w:rPr>
        <w:t xml:space="preserve"> American Society of Anesthesiologists </w:t>
      </w:r>
    </w:p>
    <w:p w:rsidR="00107430" w:rsidRPr="001D6767"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lang w:val="en-US"/>
        </w:rPr>
      </w:pPr>
      <w:proofErr w:type="gramStart"/>
      <w:r w:rsidRPr="001D6767">
        <w:rPr>
          <w:rFonts w:ascii="Times New Roman" w:eastAsia="Times New Roman" w:hAnsi="Times New Roman" w:cs="Times New Roman"/>
          <w:color w:val="000000"/>
          <w:sz w:val="28"/>
          <w:szCs w:val="28"/>
          <w:lang w:val="en-US"/>
        </w:rPr>
        <w:t>bpm :</w:t>
      </w:r>
      <w:proofErr w:type="gramEnd"/>
      <w:r w:rsidRPr="001D6767">
        <w:rPr>
          <w:rFonts w:ascii="Times New Roman" w:eastAsia="Times New Roman" w:hAnsi="Times New Roman" w:cs="Times New Roman"/>
          <w:color w:val="000000"/>
          <w:sz w:val="28"/>
          <w:szCs w:val="28"/>
          <w:lang w:val="en-US"/>
        </w:rPr>
        <w:t xml:space="preserve"> battements par minutes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CHU </w:t>
      </w:r>
      <w:proofErr w:type="gramStart"/>
      <w:r>
        <w:rPr>
          <w:rFonts w:ascii="Times New Roman" w:eastAsia="Times New Roman" w:hAnsi="Times New Roman" w:cs="Times New Roman"/>
          <w:color w:val="000000"/>
          <w:sz w:val="28"/>
          <w:szCs w:val="28"/>
        </w:rPr>
        <w:t>GT:</w:t>
      </w:r>
      <w:proofErr w:type="gramEnd"/>
      <w:r>
        <w:rPr>
          <w:rFonts w:ascii="Times New Roman" w:eastAsia="Times New Roman" w:hAnsi="Times New Roman" w:cs="Times New Roman"/>
          <w:color w:val="000000"/>
          <w:sz w:val="28"/>
          <w:szCs w:val="28"/>
        </w:rPr>
        <w:t xml:space="preserve"> Centre hospitalier universitaire Gabriel TOURE</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roofErr w:type="spellStart"/>
      <w:proofErr w:type="gramStart"/>
      <w:r>
        <w:rPr>
          <w:rFonts w:ascii="Times New Roman" w:eastAsia="Times New Roman" w:hAnsi="Times New Roman" w:cs="Times New Roman"/>
          <w:color w:val="000000"/>
          <w:sz w:val="28"/>
          <w:szCs w:val="28"/>
        </w:rPr>
        <w:t>cp</w:t>
      </w:r>
      <w:proofErr w:type="spellEnd"/>
      <w:proofErr w:type="gramEnd"/>
      <w:r>
        <w:rPr>
          <w:rFonts w:ascii="Times New Roman" w:eastAsia="Times New Roman" w:hAnsi="Times New Roman" w:cs="Times New Roman"/>
          <w:color w:val="000000"/>
          <w:sz w:val="28"/>
          <w:szCs w:val="28"/>
        </w:rPr>
        <w:t xml:space="preserve"> : comprimé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CPA : consultation pré-anesthésique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c</w:t>
      </w:r>
      <w:proofErr w:type="gramEnd"/>
      <w:r>
        <w:rPr>
          <w:rFonts w:ascii="Times New Roman" w:eastAsia="Times New Roman" w:hAnsi="Times New Roman" w:cs="Times New Roman"/>
          <w:color w:val="000000"/>
          <w:sz w:val="28"/>
          <w:szCs w:val="28"/>
        </w:rPr>
        <w:t xml:space="preserve">/m : cycle par minutes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DPO : Douleur </w:t>
      </w:r>
      <w:proofErr w:type="spellStart"/>
      <w:r>
        <w:rPr>
          <w:rFonts w:ascii="Times New Roman" w:eastAsia="Times New Roman" w:hAnsi="Times New Roman" w:cs="Times New Roman"/>
          <w:color w:val="000000"/>
          <w:sz w:val="28"/>
          <w:szCs w:val="28"/>
        </w:rPr>
        <w:t>postopératoire</w:t>
      </w:r>
      <w:proofErr w:type="spellEnd"/>
      <w:r>
        <w:rPr>
          <w:rFonts w:ascii="Times New Roman" w:eastAsia="Times New Roman" w:hAnsi="Times New Roman" w:cs="Times New Roman"/>
          <w:color w:val="000000"/>
          <w:sz w:val="28"/>
          <w:szCs w:val="28"/>
        </w:rPr>
        <w:t xml:space="preserve"> </w:t>
      </w:r>
    </w:p>
    <w:p w:rsidR="00107430" w:rsidRPr="001D6767"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lang w:val="en-US"/>
        </w:rPr>
      </w:pPr>
      <w:proofErr w:type="gramStart"/>
      <w:r w:rsidRPr="001D6767">
        <w:rPr>
          <w:rFonts w:ascii="Times New Roman" w:eastAsia="Times New Roman" w:hAnsi="Times New Roman" w:cs="Times New Roman"/>
          <w:color w:val="000000"/>
          <w:sz w:val="28"/>
          <w:szCs w:val="28"/>
          <w:lang w:val="en-US"/>
        </w:rPr>
        <w:t>ECG :</w:t>
      </w:r>
      <w:proofErr w:type="gramEnd"/>
      <w:r w:rsidRPr="001D6767">
        <w:rPr>
          <w:rFonts w:ascii="Times New Roman" w:eastAsia="Times New Roman" w:hAnsi="Times New Roman" w:cs="Times New Roman"/>
          <w:color w:val="000000"/>
          <w:sz w:val="28"/>
          <w:szCs w:val="28"/>
          <w:lang w:val="en-US"/>
        </w:rPr>
        <w:t xml:space="preserve"> </w:t>
      </w:r>
      <w:proofErr w:type="spellStart"/>
      <w:r w:rsidRPr="001D6767">
        <w:rPr>
          <w:rFonts w:ascii="Times New Roman" w:eastAsia="Times New Roman" w:hAnsi="Times New Roman" w:cs="Times New Roman"/>
          <w:color w:val="000000"/>
          <w:sz w:val="28"/>
          <w:szCs w:val="28"/>
          <w:lang w:val="en-US"/>
        </w:rPr>
        <w:t>électrocardio</w:t>
      </w:r>
      <w:r w:rsidRPr="001D6767">
        <w:rPr>
          <w:rFonts w:ascii="Times New Roman" w:eastAsia="Times New Roman" w:hAnsi="Times New Roman" w:cs="Times New Roman"/>
          <w:color w:val="000000"/>
          <w:sz w:val="28"/>
          <w:szCs w:val="28"/>
          <w:lang w:val="en-US"/>
        </w:rPr>
        <w:t>gramme</w:t>
      </w:r>
      <w:proofErr w:type="spellEnd"/>
      <w:r w:rsidRPr="001D6767">
        <w:rPr>
          <w:rFonts w:ascii="Times New Roman" w:eastAsia="Times New Roman" w:hAnsi="Times New Roman" w:cs="Times New Roman"/>
          <w:color w:val="000000"/>
          <w:sz w:val="28"/>
          <w:szCs w:val="28"/>
          <w:lang w:val="en-US"/>
        </w:rPr>
        <w:t xml:space="preserve"> </w:t>
      </w:r>
    </w:p>
    <w:p w:rsidR="00107430" w:rsidRPr="001D6767"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lang w:val="en-US"/>
        </w:rPr>
      </w:pPr>
      <w:proofErr w:type="gramStart"/>
      <w:r w:rsidRPr="001D6767">
        <w:rPr>
          <w:rFonts w:ascii="Times New Roman" w:eastAsia="Times New Roman" w:hAnsi="Times New Roman" w:cs="Times New Roman"/>
          <w:color w:val="000000"/>
          <w:sz w:val="28"/>
          <w:szCs w:val="28"/>
          <w:lang w:val="en-US"/>
        </w:rPr>
        <w:t>ERAS :</w:t>
      </w:r>
      <w:proofErr w:type="gramEnd"/>
      <w:r w:rsidRPr="001D6767">
        <w:rPr>
          <w:rFonts w:ascii="Times New Roman" w:eastAsia="Times New Roman" w:hAnsi="Times New Roman" w:cs="Times New Roman"/>
          <w:color w:val="000000"/>
          <w:sz w:val="28"/>
          <w:szCs w:val="28"/>
          <w:lang w:val="en-US"/>
        </w:rPr>
        <w:t xml:space="preserve"> enhanced recovery after surgery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EVA : échelle visuelle analogique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FC : Fréquence cardiaque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FR : Fréquence respiratoire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g</w:t>
      </w:r>
      <w:proofErr w:type="gramEnd"/>
      <w:r>
        <w:rPr>
          <w:rFonts w:ascii="Times New Roman" w:eastAsia="Times New Roman" w:hAnsi="Times New Roman" w:cs="Times New Roman"/>
          <w:color w:val="000000"/>
          <w:sz w:val="28"/>
          <w:szCs w:val="28"/>
        </w:rPr>
        <w:t xml:space="preserve"> : gramme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 ou h : heure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IMC : index de masse corporelle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IOT : Intubation orotrachéale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IV : Intraveineuse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IVL : Intraveineuse lente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kg</w:t>
      </w:r>
      <w:proofErr w:type="gramEnd"/>
      <w:r>
        <w:rPr>
          <w:rFonts w:ascii="Times New Roman" w:eastAsia="Times New Roman" w:hAnsi="Times New Roman" w:cs="Times New Roman"/>
          <w:color w:val="000000"/>
          <w:sz w:val="28"/>
          <w:szCs w:val="28"/>
        </w:rPr>
        <w:t xml:space="preserve"> : kilogramme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l</w:t>
      </w:r>
      <w:proofErr w:type="gramEnd"/>
      <w:r>
        <w:rPr>
          <w:rFonts w:ascii="Times New Roman" w:eastAsia="Times New Roman" w:hAnsi="Times New Roman" w:cs="Times New Roman"/>
          <w:color w:val="000000"/>
          <w:sz w:val="28"/>
          <w:szCs w:val="28"/>
        </w:rPr>
        <w:t xml:space="preserve"> : litre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mg</w:t>
      </w:r>
      <w:proofErr w:type="gramEnd"/>
      <w:r>
        <w:rPr>
          <w:rFonts w:ascii="Times New Roman" w:eastAsia="Times New Roman" w:hAnsi="Times New Roman" w:cs="Times New Roman"/>
          <w:color w:val="000000"/>
          <w:sz w:val="28"/>
          <w:szCs w:val="28"/>
        </w:rPr>
        <w:t xml:space="preserve"> : milligramme</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min</w:t>
      </w:r>
      <w:proofErr w:type="gramEnd"/>
      <w:r>
        <w:rPr>
          <w:rFonts w:ascii="Times New Roman" w:eastAsia="Times New Roman" w:hAnsi="Times New Roman" w:cs="Times New Roman"/>
          <w:color w:val="000000"/>
          <w:sz w:val="26"/>
          <w:szCs w:val="26"/>
        </w:rPr>
        <w:t xml:space="preserve"> : minute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ml</w:t>
      </w:r>
      <w:proofErr w:type="gramEnd"/>
      <w:r>
        <w:rPr>
          <w:rFonts w:ascii="Times New Roman" w:eastAsia="Times New Roman" w:hAnsi="Times New Roman" w:cs="Times New Roman"/>
          <w:color w:val="000000"/>
          <w:sz w:val="26"/>
          <w:szCs w:val="26"/>
        </w:rPr>
        <w:t xml:space="preserve"> : millilitre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roofErr w:type="spellStart"/>
      <w:proofErr w:type="gramStart"/>
      <w:r>
        <w:rPr>
          <w:rFonts w:ascii="Times New Roman" w:eastAsia="Times New Roman" w:hAnsi="Times New Roman" w:cs="Times New Roman"/>
          <w:color w:val="000000"/>
          <w:sz w:val="26"/>
          <w:szCs w:val="26"/>
        </w:rPr>
        <w:t>mmHg</w:t>
      </w:r>
      <w:proofErr w:type="spellEnd"/>
      <w:proofErr w:type="gramEnd"/>
      <w:r>
        <w:rPr>
          <w:rFonts w:ascii="Times New Roman" w:eastAsia="Times New Roman" w:hAnsi="Times New Roman" w:cs="Times New Roman"/>
          <w:color w:val="000000"/>
          <w:sz w:val="26"/>
          <w:szCs w:val="26"/>
        </w:rPr>
        <w:t xml:space="preserve"> : millimètre de mercure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roofErr w:type="spellStart"/>
      <w:proofErr w:type="gramStart"/>
      <w:r>
        <w:rPr>
          <w:rFonts w:ascii="Times New Roman" w:eastAsia="Times New Roman" w:hAnsi="Times New Roman" w:cs="Times New Roman"/>
          <w:color w:val="000000"/>
          <w:sz w:val="26"/>
          <w:szCs w:val="26"/>
        </w:rPr>
        <w:t>mmol</w:t>
      </w:r>
      <w:proofErr w:type="spellEnd"/>
      <w:proofErr w:type="gramEnd"/>
      <w:r>
        <w:rPr>
          <w:rFonts w:ascii="Times New Roman" w:eastAsia="Times New Roman" w:hAnsi="Times New Roman" w:cs="Times New Roman"/>
          <w:color w:val="000000"/>
          <w:sz w:val="26"/>
          <w:szCs w:val="26"/>
        </w:rPr>
        <w:t xml:space="preserve"> : millimoles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NVPO : Nausées-vomissements </w:t>
      </w:r>
      <w:proofErr w:type="spellStart"/>
      <w:r>
        <w:rPr>
          <w:rFonts w:ascii="Times New Roman" w:eastAsia="Times New Roman" w:hAnsi="Times New Roman" w:cs="Times New Roman"/>
          <w:color w:val="000000"/>
          <w:sz w:val="26"/>
          <w:szCs w:val="26"/>
        </w:rPr>
        <w:t>postopératoires</w:t>
      </w:r>
      <w:proofErr w:type="spellEnd"/>
      <w:r>
        <w:rPr>
          <w:rFonts w:ascii="Times New Roman" w:eastAsia="Times New Roman" w:hAnsi="Times New Roman" w:cs="Times New Roman"/>
          <w:color w:val="000000"/>
          <w:sz w:val="26"/>
          <w:szCs w:val="26"/>
        </w:rPr>
        <w:t xml:space="preserv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PANI : Pression Artérielle Non Invasive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PAM : pression artérielle moyenne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PAS : pression artérielle systolique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PCA : patient </w:t>
      </w:r>
      <w:proofErr w:type="spellStart"/>
      <w:r>
        <w:rPr>
          <w:rFonts w:ascii="Times New Roman" w:eastAsia="Times New Roman" w:hAnsi="Times New Roman" w:cs="Times New Roman"/>
          <w:color w:val="000000"/>
          <w:sz w:val="26"/>
          <w:szCs w:val="26"/>
        </w:rPr>
        <w:t>controlled</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analgesia</w:t>
      </w:r>
      <w:proofErr w:type="spellEnd"/>
      <w:r>
        <w:rPr>
          <w:rFonts w:ascii="Times New Roman" w:eastAsia="Times New Roman" w:hAnsi="Times New Roman" w:cs="Times New Roman"/>
          <w:color w:val="000000"/>
          <w:sz w:val="26"/>
          <w:szCs w:val="26"/>
        </w:rPr>
        <w:t xml:space="preserve"> </w:t>
      </w:r>
    </w:p>
    <w:p w:rsidR="00107430" w:rsidRPr="001D6767"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lang w:val="en-US"/>
        </w:rPr>
      </w:pPr>
      <w:proofErr w:type="gramStart"/>
      <w:r w:rsidRPr="001D6767">
        <w:rPr>
          <w:rFonts w:ascii="Times New Roman" w:eastAsia="Times New Roman" w:hAnsi="Times New Roman" w:cs="Times New Roman"/>
          <w:color w:val="000000"/>
          <w:sz w:val="26"/>
          <w:szCs w:val="26"/>
          <w:lang w:val="en-US"/>
        </w:rPr>
        <w:t>PCOA :</w:t>
      </w:r>
      <w:proofErr w:type="gramEnd"/>
      <w:r w:rsidRPr="001D6767">
        <w:rPr>
          <w:rFonts w:ascii="Times New Roman" w:eastAsia="Times New Roman" w:hAnsi="Times New Roman" w:cs="Times New Roman"/>
          <w:color w:val="000000"/>
          <w:sz w:val="26"/>
          <w:szCs w:val="26"/>
          <w:lang w:val="en-US"/>
        </w:rPr>
        <w:t xml:space="preserve"> patient controlled oral analgesia </w:t>
      </w:r>
    </w:p>
    <w:p w:rsidR="00107430" w:rsidRPr="001D6767"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lang w:val="en-US"/>
        </w:rPr>
      </w:pPr>
      <w:proofErr w:type="gramStart"/>
      <w:r w:rsidRPr="001D6767">
        <w:rPr>
          <w:rFonts w:ascii="Times New Roman" w:eastAsia="Times New Roman" w:hAnsi="Times New Roman" w:cs="Times New Roman"/>
          <w:color w:val="000000"/>
          <w:sz w:val="26"/>
          <w:szCs w:val="26"/>
          <w:lang w:val="en-US"/>
        </w:rPr>
        <w:t>RL :</w:t>
      </w:r>
      <w:proofErr w:type="gramEnd"/>
      <w:r w:rsidRPr="001D6767">
        <w:rPr>
          <w:rFonts w:ascii="Times New Roman" w:eastAsia="Times New Roman" w:hAnsi="Times New Roman" w:cs="Times New Roman"/>
          <w:color w:val="000000"/>
          <w:sz w:val="26"/>
          <w:szCs w:val="26"/>
          <w:lang w:val="en-US"/>
        </w:rPr>
        <w:t xml:space="preserve"> Ringer Lactate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SPO2 : saturation périphérique en oxygène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SSI : sérum salé isotonique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SSPI : Salle de Surveillance Post Interventionnelle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UI : unité internationale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lastRenderedPageBreak/>
        <w:t>VAS</w:t>
      </w:r>
      <w:proofErr w:type="gramEnd"/>
      <w:r>
        <w:rPr>
          <w:rFonts w:ascii="Times New Roman" w:eastAsia="Times New Roman" w:hAnsi="Times New Roman" w:cs="Times New Roman"/>
          <w:color w:val="000000"/>
          <w:sz w:val="26"/>
          <w:szCs w:val="26"/>
        </w:rPr>
        <w:t xml:space="preserve"> : Voies aériennes supérieures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VO : Voie orale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VPA : visite pré-anesthésique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6"/>
          <w:szCs w:val="26"/>
        </w:rPr>
        <w:t>VVP : Voie veineuse périphérique</w:t>
      </w: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257716">
      <w:pPr>
        <w:spacing w:after="0" w:line="360" w:lineRule="auto"/>
        <w:jc w:val="both"/>
        <w:rPr>
          <w:rFonts w:ascii="Times New Roman" w:eastAsia="Times New Roman" w:hAnsi="Times New Roman" w:cs="Times New Roman"/>
          <w:sz w:val="28"/>
          <w:szCs w:val="28"/>
        </w:rPr>
      </w:pPr>
      <w:r>
        <w:pict>
          <v:roundrect id="_x0000_s1038" style="position:absolute;left:0;text-align:left;margin-left:-1.6pt;margin-top:1.2pt;width:412.15pt;height:217.25pt;z-index:251655168;mso-position-horizontal:absolute;mso-position-horizontal-relative:margin;mso-position-vertical:absolute;mso-position-vertical-relative:text" arcsize="10923f" fillcolor="#ffc000 [3207]" strokecolor="#f2f2f2 [3041]" strokeweight="3pt">
            <v:shadow on="t" type="perspective" color="#7f5f00 [1607]" opacity=".5" offset="1pt" offset2="-1pt"/>
            <v:textbox>
              <w:txbxContent>
                <w:p w:rsidR="00B16CE8" w:rsidRDefault="00257716" w:rsidP="00FB4329">
                  <w:pPr>
                    <w:jc w:val="center"/>
                    <w:rPr>
                      <w:rFonts w:ascii="Times New Roman" w:hAnsi="Times New Roman" w:cs="Times New Roman"/>
                      <w:sz w:val="96"/>
                      <w:szCs w:val="96"/>
                    </w:rPr>
                  </w:pPr>
                </w:p>
                <w:p w:rsidR="00B16CE8" w:rsidRPr="00FB4329" w:rsidRDefault="00257716" w:rsidP="00FB4329">
                  <w:pPr>
                    <w:jc w:val="center"/>
                    <w:rPr>
                      <w:rFonts w:ascii="Times New Roman" w:hAnsi="Times New Roman" w:cs="Times New Roman"/>
                      <w:sz w:val="96"/>
                      <w:szCs w:val="96"/>
                    </w:rPr>
                  </w:pPr>
                  <w:r>
                    <w:rPr>
                      <w:rFonts w:ascii="Times New Roman" w:hAnsi="Times New Roman" w:cs="Times New Roman"/>
                      <w:sz w:val="96"/>
                      <w:szCs w:val="96"/>
                    </w:rPr>
                    <w:t>INTRODUCTION</w:t>
                  </w:r>
                </w:p>
              </w:txbxContent>
            </v:textbox>
            <w10:wrap anchorx="margin"/>
          </v:roundrect>
        </w:pict>
      </w: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107430">
      <w:pPr>
        <w:spacing w:after="0" w:line="360" w:lineRule="auto"/>
        <w:jc w:val="both"/>
        <w:rPr>
          <w:rFonts w:ascii="Times New Roman" w:eastAsia="Times New Roman" w:hAnsi="Times New Roman" w:cs="Times New Roman"/>
          <w:sz w:val="28"/>
          <w:szCs w:val="28"/>
        </w:rPr>
      </w:pPr>
    </w:p>
    <w:p w:rsidR="00107430" w:rsidRDefault="00257716">
      <w:pPr>
        <w:numPr>
          <w:ilvl w:val="0"/>
          <w:numId w:val="10"/>
        </w:numPr>
        <w:pBdr>
          <w:top w:val="nil"/>
          <w:left w:val="nil"/>
          <w:bottom w:val="nil"/>
          <w:right w:val="nil"/>
          <w:between w:val="nil"/>
        </w:pBdr>
        <w:spacing w:after="16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Introduction</w:t>
      </w:r>
    </w:p>
    <w:p w:rsidR="00107430" w:rsidRDefault="00257716">
      <w:p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La douleur est définie par l’International Association for </w:t>
      </w:r>
      <w:proofErr w:type="spellStart"/>
      <w:r>
        <w:rPr>
          <w:rFonts w:ascii="Times New Roman" w:eastAsia="Times New Roman" w:hAnsi="Times New Roman" w:cs="Times New Roman"/>
          <w:color w:val="000000"/>
          <w:sz w:val="28"/>
          <w:szCs w:val="28"/>
        </w:rPr>
        <w:t>Study</w:t>
      </w:r>
      <w:proofErr w:type="spellEnd"/>
      <w:r>
        <w:rPr>
          <w:rFonts w:ascii="Times New Roman" w:eastAsia="Times New Roman" w:hAnsi="Times New Roman" w:cs="Times New Roman"/>
          <w:color w:val="000000"/>
          <w:sz w:val="28"/>
          <w:szCs w:val="28"/>
        </w:rPr>
        <w:t xml:space="preserve"> </w:t>
      </w:r>
      <w:proofErr w:type="gramStart"/>
      <w:r>
        <w:rPr>
          <w:rFonts w:ascii="Times New Roman" w:eastAsia="Times New Roman" w:hAnsi="Times New Roman" w:cs="Times New Roman"/>
          <w:color w:val="000000"/>
          <w:sz w:val="28"/>
          <w:szCs w:val="28"/>
        </w:rPr>
        <w:t>of  Pain</w:t>
      </w:r>
      <w:proofErr w:type="gramEnd"/>
      <w:r>
        <w:rPr>
          <w:rFonts w:ascii="Times New Roman" w:eastAsia="Times New Roman" w:hAnsi="Times New Roman" w:cs="Times New Roman"/>
          <w:color w:val="000000"/>
          <w:sz w:val="28"/>
          <w:szCs w:val="28"/>
        </w:rPr>
        <w:t xml:space="preserve"> (IASP) comme étant « une expérience sensorielle et émotionnelle désagréable en réponse à une lésion tissulaire réelle ou potentielle ou décrite en des termes évoquant une telle lésio</w:t>
      </w:r>
      <w:r>
        <w:rPr>
          <w:rFonts w:ascii="Times New Roman" w:eastAsia="Times New Roman" w:hAnsi="Times New Roman" w:cs="Times New Roman"/>
          <w:color w:val="000000"/>
          <w:sz w:val="28"/>
          <w:szCs w:val="28"/>
        </w:rPr>
        <w:t xml:space="preserve">n. » </w:t>
      </w:r>
    </w:p>
    <w:p w:rsidR="00107430" w:rsidRDefault="00257716">
      <w:p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La douleur </w:t>
      </w:r>
      <w:proofErr w:type="spellStart"/>
      <w:r>
        <w:rPr>
          <w:rFonts w:ascii="Times New Roman" w:eastAsia="Times New Roman" w:hAnsi="Times New Roman" w:cs="Times New Roman"/>
          <w:color w:val="000000"/>
          <w:sz w:val="28"/>
          <w:szCs w:val="28"/>
        </w:rPr>
        <w:t>postopératoire</w:t>
      </w:r>
      <w:proofErr w:type="spellEnd"/>
      <w:r>
        <w:rPr>
          <w:rFonts w:ascii="Times New Roman" w:eastAsia="Times New Roman" w:hAnsi="Times New Roman" w:cs="Times New Roman"/>
          <w:color w:val="000000"/>
          <w:sz w:val="28"/>
          <w:szCs w:val="28"/>
        </w:rPr>
        <w:t xml:space="preserve"> (DPO) est une inquiétude majeure des patients devant bénéficier d’une intervention chirurgicale [1,2].</w:t>
      </w:r>
    </w:p>
    <w:p w:rsidR="00107430" w:rsidRDefault="00257716">
      <w:p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L’anesthésie se définit comme étant l’ensemble des moyens mis en œuvre pour éviter les effets indésirables psychiques et </w:t>
      </w:r>
      <w:r>
        <w:rPr>
          <w:rFonts w:ascii="Times New Roman" w:eastAsia="Times New Roman" w:hAnsi="Times New Roman" w:cs="Times New Roman"/>
          <w:color w:val="000000"/>
          <w:sz w:val="28"/>
          <w:szCs w:val="28"/>
        </w:rPr>
        <w:t xml:space="preserve">somatiques du traumatisme chirurgical et pour créer des conditions favorables au geste chirurgical selon </w:t>
      </w:r>
      <w:proofErr w:type="spellStart"/>
      <w:r>
        <w:rPr>
          <w:rFonts w:ascii="Times New Roman" w:eastAsia="Times New Roman" w:hAnsi="Times New Roman" w:cs="Times New Roman"/>
          <w:color w:val="000000"/>
          <w:sz w:val="28"/>
          <w:szCs w:val="28"/>
        </w:rPr>
        <w:t>Kissin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AnesthAnalg</w:t>
      </w:r>
      <w:proofErr w:type="spellEnd"/>
      <w:r>
        <w:rPr>
          <w:rFonts w:ascii="Times New Roman" w:eastAsia="Times New Roman" w:hAnsi="Times New Roman" w:cs="Times New Roman"/>
          <w:color w:val="000000"/>
          <w:sz w:val="28"/>
          <w:szCs w:val="28"/>
        </w:rPr>
        <w:t xml:space="preserve"> </w:t>
      </w:r>
      <w:proofErr w:type="gramStart"/>
      <w:r>
        <w:rPr>
          <w:rFonts w:ascii="Times New Roman" w:eastAsia="Times New Roman" w:hAnsi="Times New Roman" w:cs="Times New Roman"/>
          <w:color w:val="000000"/>
          <w:sz w:val="28"/>
          <w:szCs w:val="28"/>
        </w:rPr>
        <w:t>1997;</w:t>
      </w:r>
      <w:proofErr w:type="gramEnd"/>
      <w:r>
        <w:rPr>
          <w:rFonts w:ascii="Times New Roman" w:eastAsia="Times New Roman" w:hAnsi="Times New Roman" w:cs="Times New Roman"/>
          <w:color w:val="000000"/>
          <w:sz w:val="28"/>
          <w:szCs w:val="28"/>
        </w:rPr>
        <w:t xml:space="preserve">85:204-10). Elle peut être générale, </w:t>
      </w:r>
      <w:proofErr w:type="spellStart"/>
      <w:r>
        <w:rPr>
          <w:rFonts w:ascii="Times New Roman" w:eastAsia="Times New Roman" w:hAnsi="Times New Roman" w:cs="Times New Roman"/>
          <w:color w:val="000000"/>
          <w:sz w:val="28"/>
          <w:szCs w:val="28"/>
        </w:rPr>
        <w:t>locorégionale</w:t>
      </w:r>
      <w:proofErr w:type="spellEnd"/>
      <w:r>
        <w:rPr>
          <w:rFonts w:ascii="Times New Roman" w:eastAsia="Times New Roman" w:hAnsi="Times New Roman" w:cs="Times New Roman"/>
          <w:color w:val="000000"/>
          <w:sz w:val="28"/>
          <w:szCs w:val="28"/>
        </w:rPr>
        <w:t xml:space="preserve"> ou locale [3].</w:t>
      </w:r>
    </w:p>
    <w:p w:rsidR="00107430" w:rsidRDefault="00257716">
      <w:p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La césarienne reste l’intervention chirurgicale la plus prat</w:t>
      </w:r>
      <w:r>
        <w:rPr>
          <w:rFonts w:ascii="Times New Roman" w:eastAsia="Times New Roman" w:hAnsi="Times New Roman" w:cs="Times New Roman"/>
          <w:color w:val="000000"/>
          <w:sz w:val="28"/>
          <w:szCs w:val="28"/>
        </w:rPr>
        <w:t xml:space="preserve">iquée au monde [4]. Elle fait partie des chirurgies les plus douloureuses ; sur une liste de 179 actes chirurgicaux, elle est classée comme étant le neuvième acte le plus douloureux [5].  </w:t>
      </w:r>
    </w:p>
    <w:p w:rsidR="00107430" w:rsidRDefault="00257716">
      <w:p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Le nombre de naissances par césarienne dans le monde a presque doub</w:t>
      </w:r>
      <w:r>
        <w:rPr>
          <w:rFonts w:ascii="Times New Roman" w:eastAsia="Times New Roman" w:hAnsi="Times New Roman" w:cs="Times New Roman"/>
          <w:color w:val="000000"/>
          <w:sz w:val="28"/>
          <w:szCs w:val="28"/>
        </w:rPr>
        <w:t>lé en quinze ans, passant ainsi de 12% en 2000 à 21% en 2015 [6]. Selon les données de 150 pays portant sur les années 1990 à 2014, la césarienne représente 18,6% de toutes les naissances [7]. En France, le taux de césariennes était de 20,4% en 2016 [8].</w:t>
      </w:r>
    </w:p>
    <w:p w:rsidR="00107430" w:rsidRDefault="00257716">
      <w:p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z w:val="28"/>
          <w:szCs w:val="28"/>
        </w:rPr>
        <w:t>elon les données de l’Organisation Mondiale Santé en 2018 ce taux national atteint 2,1% au Burkina Faso [9]</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 xml:space="preserve">Ouédraogo et coll. ont rapporté un taux de césarienne de 21,6% au Centre Hospitalier Universitaire </w:t>
      </w:r>
      <w:proofErr w:type="spellStart"/>
      <w:r>
        <w:rPr>
          <w:rFonts w:ascii="Times New Roman" w:eastAsia="Times New Roman" w:hAnsi="Times New Roman" w:cs="Times New Roman"/>
          <w:color w:val="000000"/>
          <w:sz w:val="28"/>
          <w:szCs w:val="28"/>
        </w:rPr>
        <w:t>Yalgado</w:t>
      </w:r>
      <w:proofErr w:type="spellEnd"/>
      <w:r>
        <w:rPr>
          <w:rFonts w:ascii="Times New Roman" w:eastAsia="Times New Roman" w:hAnsi="Times New Roman" w:cs="Times New Roman"/>
          <w:color w:val="000000"/>
          <w:sz w:val="28"/>
          <w:szCs w:val="28"/>
        </w:rPr>
        <w:t xml:space="preserve"> Ouédraogo [10].</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L'anesthésie en obstétri</w:t>
      </w:r>
      <w:r>
        <w:rPr>
          <w:rFonts w:ascii="Times New Roman" w:eastAsia="Times New Roman" w:hAnsi="Times New Roman" w:cs="Times New Roman"/>
          <w:sz w:val="28"/>
          <w:szCs w:val="28"/>
        </w:rPr>
        <w:t xml:space="preserve">que se caractérise par le fait qu'il y’a prise en charge simultanée de deux patients : la mère et son fœtus, la sécurité de l'un et de l'autre devant être assurée. La rachianesthésie est une technique d’anesthésie </w:t>
      </w:r>
      <w:proofErr w:type="spellStart"/>
      <w:r>
        <w:rPr>
          <w:rFonts w:ascii="Times New Roman" w:eastAsia="Times New Roman" w:hAnsi="Times New Roman" w:cs="Times New Roman"/>
          <w:sz w:val="28"/>
          <w:szCs w:val="28"/>
        </w:rPr>
        <w:t>locorégionale</w:t>
      </w:r>
      <w:proofErr w:type="spellEnd"/>
      <w:r>
        <w:rPr>
          <w:rFonts w:ascii="Times New Roman" w:eastAsia="Times New Roman" w:hAnsi="Times New Roman" w:cs="Times New Roman"/>
          <w:sz w:val="28"/>
          <w:szCs w:val="28"/>
        </w:rPr>
        <w:t xml:space="preserve"> consistant à une ponction lo</w:t>
      </w:r>
      <w:r>
        <w:rPr>
          <w:rFonts w:ascii="Times New Roman" w:eastAsia="Times New Roman" w:hAnsi="Times New Roman" w:cs="Times New Roman"/>
          <w:sz w:val="28"/>
          <w:szCs w:val="28"/>
        </w:rPr>
        <w:t xml:space="preserve">mbaire avec administration d'un anesthésique local dans le liquide </w:t>
      </w:r>
      <w:proofErr w:type="spellStart"/>
      <w:r>
        <w:rPr>
          <w:rFonts w:ascii="Times New Roman" w:eastAsia="Times New Roman" w:hAnsi="Times New Roman" w:cs="Times New Roman"/>
          <w:sz w:val="28"/>
          <w:szCs w:val="28"/>
        </w:rPr>
        <w:t>céphalorachidien</w:t>
      </w:r>
      <w:proofErr w:type="spellEnd"/>
      <w:r>
        <w:rPr>
          <w:rFonts w:ascii="Times New Roman" w:eastAsia="Times New Roman" w:hAnsi="Times New Roman" w:cs="Times New Roman"/>
          <w:sz w:val="28"/>
          <w:szCs w:val="28"/>
        </w:rPr>
        <w:t>.</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Elle possède une histoire ancienne et une littérature imposante dont la synthèse pour une pratique quotidienne nécessite une actualisation des connaissances. La rachianest</w:t>
      </w:r>
      <w:r>
        <w:rPr>
          <w:rFonts w:ascii="Times New Roman" w:eastAsia="Times New Roman" w:hAnsi="Times New Roman" w:cs="Times New Roman"/>
          <w:sz w:val="28"/>
          <w:szCs w:val="28"/>
        </w:rPr>
        <w:t>hésie s’est enrichie de l’échographie permettant une identification précise du niveau de ponction ainsi que la profondeur de l’espace sous arachnoïdien [3]. Le dilemme de l’anesthésiste confronté à une césarienne en urgence est de réaliser une anesthésie q</w:t>
      </w:r>
      <w:r>
        <w:rPr>
          <w:rFonts w:ascii="Times New Roman" w:eastAsia="Times New Roman" w:hAnsi="Times New Roman" w:cs="Times New Roman"/>
          <w:sz w:val="28"/>
          <w:szCs w:val="28"/>
        </w:rPr>
        <w:t xml:space="preserve">ui permette une extraction rapide sans aggravation de la souffrance fœtale éventuelle, tout en préservant la sécurité maternelle. La césarienne est une chirurgie réflexogène et pourvoyeuse de </w:t>
      </w:r>
      <w:r>
        <w:rPr>
          <w:rFonts w:ascii="Times New Roman" w:eastAsia="Times New Roman" w:hAnsi="Times New Roman" w:cs="Times New Roman"/>
          <w:sz w:val="28"/>
          <w:szCs w:val="28"/>
        </w:rPr>
        <w:lastRenderedPageBreak/>
        <w:t>douleurs post opératoires d’intensité variable.  Elle est par co</w:t>
      </w:r>
      <w:r>
        <w:rPr>
          <w:rFonts w:ascii="Times New Roman" w:eastAsia="Times New Roman" w:hAnsi="Times New Roman" w:cs="Times New Roman"/>
          <w:sz w:val="28"/>
          <w:szCs w:val="28"/>
        </w:rPr>
        <w:t xml:space="preserve">nséquent réalisée sous anesthésie générale ou </w:t>
      </w:r>
      <w:proofErr w:type="spellStart"/>
      <w:r>
        <w:rPr>
          <w:rFonts w:ascii="Times New Roman" w:eastAsia="Times New Roman" w:hAnsi="Times New Roman" w:cs="Times New Roman"/>
          <w:sz w:val="28"/>
          <w:szCs w:val="28"/>
        </w:rPr>
        <w:t>locorégionale</w:t>
      </w:r>
      <w:proofErr w:type="spellEnd"/>
      <w:r>
        <w:rPr>
          <w:rFonts w:ascii="Times New Roman" w:eastAsia="Times New Roman" w:hAnsi="Times New Roman" w:cs="Times New Roman"/>
          <w:sz w:val="28"/>
          <w:szCs w:val="28"/>
        </w:rPr>
        <w:t xml:space="preserve"> [11].</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 gravité relative des complications de l’anesthésie générale et de l’anesthésie </w:t>
      </w:r>
      <w:proofErr w:type="spellStart"/>
      <w:proofErr w:type="gramStart"/>
      <w:r>
        <w:rPr>
          <w:rFonts w:ascii="Times New Roman" w:eastAsia="Times New Roman" w:hAnsi="Times New Roman" w:cs="Times New Roman"/>
          <w:sz w:val="28"/>
          <w:szCs w:val="28"/>
        </w:rPr>
        <w:t>locorégionale</w:t>
      </w:r>
      <w:proofErr w:type="spellEnd"/>
      <w:r>
        <w:rPr>
          <w:rFonts w:ascii="Times New Roman" w:eastAsia="Times New Roman" w:hAnsi="Times New Roman" w:cs="Times New Roman"/>
          <w:sz w:val="28"/>
          <w:szCs w:val="28"/>
        </w:rPr>
        <w:t xml:space="preserve"> ,tant</w:t>
      </w:r>
      <w:proofErr w:type="gramEnd"/>
      <w:r>
        <w:rPr>
          <w:rFonts w:ascii="Times New Roman" w:eastAsia="Times New Roman" w:hAnsi="Times New Roman" w:cs="Times New Roman"/>
          <w:sz w:val="28"/>
          <w:szCs w:val="28"/>
        </w:rPr>
        <w:t xml:space="preserve"> pour la mère que pour le fœtus, représente donc un premier point pour comprendre l’intér</w:t>
      </w:r>
      <w:r>
        <w:rPr>
          <w:rFonts w:ascii="Times New Roman" w:eastAsia="Times New Roman" w:hAnsi="Times New Roman" w:cs="Times New Roman"/>
          <w:sz w:val="28"/>
          <w:szCs w:val="28"/>
        </w:rPr>
        <w:t xml:space="preserve">êt de l’anesthésie </w:t>
      </w:r>
      <w:proofErr w:type="spellStart"/>
      <w:r>
        <w:rPr>
          <w:rFonts w:ascii="Times New Roman" w:eastAsia="Times New Roman" w:hAnsi="Times New Roman" w:cs="Times New Roman"/>
          <w:sz w:val="28"/>
          <w:szCs w:val="28"/>
        </w:rPr>
        <w:t>locorégionale</w:t>
      </w:r>
      <w:proofErr w:type="spellEnd"/>
      <w:r>
        <w:rPr>
          <w:rFonts w:ascii="Times New Roman" w:eastAsia="Times New Roman" w:hAnsi="Times New Roman" w:cs="Times New Roman"/>
          <w:sz w:val="28"/>
          <w:szCs w:val="28"/>
        </w:rPr>
        <w:t xml:space="preserve"> dans la césarienne en urgence [12]. La rachianesthésie est la technique anesthésique de choix pour une césarienne, lorsque l’urgence n’impose pas une anesthésie générale, afin de réduire les complications liées à cette dern</w:t>
      </w:r>
      <w:r>
        <w:rPr>
          <w:rFonts w:ascii="Times New Roman" w:eastAsia="Times New Roman" w:hAnsi="Times New Roman" w:cs="Times New Roman"/>
          <w:sz w:val="28"/>
          <w:szCs w:val="28"/>
        </w:rPr>
        <w:t xml:space="preserve">ière chez la femme enceinte [13].  La mortalité maternelle étant d’une manière générale beaucoup plus importante pendant une anesthésie générale que pendant une anesthésie </w:t>
      </w:r>
      <w:proofErr w:type="spellStart"/>
      <w:r>
        <w:rPr>
          <w:rFonts w:ascii="Times New Roman" w:eastAsia="Times New Roman" w:hAnsi="Times New Roman" w:cs="Times New Roman"/>
          <w:sz w:val="28"/>
          <w:szCs w:val="28"/>
        </w:rPr>
        <w:t>locorégionale</w:t>
      </w:r>
      <w:proofErr w:type="spellEnd"/>
      <w:r>
        <w:rPr>
          <w:rFonts w:ascii="Times New Roman" w:eastAsia="Times New Roman" w:hAnsi="Times New Roman" w:cs="Times New Roman"/>
          <w:sz w:val="28"/>
          <w:szCs w:val="28"/>
        </w:rPr>
        <w:t xml:space="preserve"> [14</w:t>
      </w:r>
      <w:proofErr w:type="gramStart"/>
      <w:r>
        <w:rPr>
          <w:rFonts w:ascii="Times New Roman" w:eastAsia="Times New Roman" w:hAnsi="Times New Roman" w:cs="Times New Roman"/>
          <w:sz w:val="28"/>
          <w:szCs w:val="28"/>
        </w:rPr>
        <w:t>].Ainsi</w:t>
      </w:r>
      <w:proofErr w:type="gramEnd"/>
      <w:r>
        <w:rPr>
          <w:rFonts w:ascii="Times New Roman" w:eastAsia="Times New Roman" w:hAnsi="Times New Roman" w:cs="Times New Roman"/>
          <w:sz w:val="28"/>
          <w:szCs w:val="28"/>
        </w:rPr>
        <w:t xml:space="preserve"> on peut constater que 67 % de la mortalité maternelle survi</w:t>
      </w:r>
      <w:r>
        <w:rPr>
          <w:rFonts w:ascii="Times New Roman" w:eastAsia="Times New Roman" w:hAnsi="Times New Roman" w:cs="Times New Roman"/>
          <w:sz w:val="28"/>
          <w:szCs w:val="28"/>
        </w:rPr>
        <w:t>ent pendant la césarienne versus 33 % pendant la voie basse, la plupart sous anesthésie générale. Ce qui explique le fait que la rachianesthésie soit la technique anesthésique la plus fréquemment utilisée en anesthésie obstétricale, en particulier en chiru</w:t>
      </w:r>
      <w:r>
        <w:rPr>
          <w:rFonts w:ascii="Times New Roman" w:eastAsia="Times New Roman" w:hAnsi="Times New Roman" w:cs="Times New Roman"/>
          <w:sz w:val="28"/>
          <w:szCs w:val="28"/>
        </w:rPr>
        <w:t>rgie programmée. Le taux de rachianesthésies est proche de 60 %, il ne reste donc que moins de 5 % des césariennes réalisées avec une anesthésie générale [15]. Elle est pratiquée dans 64% des cas des césariennes dans une étude menée en Algérie [16]. Au Bur</w:t>
      </w:r>
      <w:r>
        <w:rPr>
          <w:rFonts w:ascii="Times New Roman" w:eastAsia="Times New Roman" w:hAnsi="Times New Roman" w:cs="Times New Roman"/>
          <w:sz w:val="28"/>
          <w:szCs w:val="28"/>
        </w:rPr>
        <w:t xml:space="preserve">kina Faso selon Ouattara et coll. la rachianesthésie représentait 88,9% des techniques anesthésiques utilisées en cas de césarienne au Centre Hospitalier Régional de Koudougou [17].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 rachianesthésie est une technique d’anesthésie </w:t>
      </w:r>
      <w:proofErr w:type="spellStart"/>
      <w:r>
        <w:rPr>
          <w:rFonts w:ascii="Times New Roman" w:eastAsia="Times New Roman" w:hAnsi="Times New Roman" w:cs="Times New Roman"/>
          <w:sz w:val="28"/>
          <w:szCs w:val="28"/>
        </w:rPr>
        <w:t>locorégionale</w:t>
      </w:r>
      <w:proofErr w:type="spellEnd"/>
      <w:r>
        <w:rPr>
          <w:rFonts w:ascii="Times New Roman" w:eastAsia="Times New Roman" w:hAnsi="Times New Roman" w:cs="Times New Roman"/>
          <w:sz w:val="28"/>
          <w:szCs w:val="28"/>
        </w:rPr>
        <w:t xml:space="preserve"> centrale</w:t>
      </w:r>
      <w:r>
        <w:rPr>
          <w:rFonts w:ascii="Times New Roman" w:eastAsia="Times New Roman" w:hAnsi="Times New Roman" w:cs="Times New Roman"/>
          <w:sz w:val="28"/>
          <w:szCs w:val="28"/>
        </w:rPr>
        <w:t xml:space="preserve"> non dépourvue d’effets indésirables, le plus fréquent en obstétrique étant l’apparition d’une hypotension artérielle maternelle dont l’incidence est de l’ordre de 50 à 90 % [12]. Selon une étude menée en 2018 en France l’hypotension artérielle survenait d</w:t>
      </w:r>
      <w:r>
        <w:rPr>
          <w:rFonts w:ascii="Times New Roman" w:eastAsia="Times New Roman" w:hAnsi="Times New Roman" w:cs="Times New Roman"/>
          <w:sz w:val="28"/>
          <w:szCs w:val="28"/>
        </w:rPr>
        <w:t xml:space="preserve">ans 60,3% des cas lors de rachianesthésie pour césarienne pour des doses de 10 mg de </w:t>
      </w:r>
      <w:proofErr w:type="spellStart"/>
      <w:r>
        <w:rPr>
          <w:rFonts w:ascii="Times New Roman" w:eastAsia="Times New Roman" w:hAnsi="Times New Roman" w:cs="Times New Roman"/>
          <w:sz w:val="28"/>
          <w:szCs w:val="28"/>
        </w:rPr>
        <w:t>bupivacaine</w:t>
      </w:r>
      <w:proofErr w:type="spellEnd"/>
      <w:r>
        <w:rPr>
          <w:rFonts w:ascii="Times New Roman" w:eastAsia="Times New Roman" w:hAnsi="Times New Roman" w:cs="Times New Roman"/>
          <w:sz w:val="28"/>
          <w:szCs w:val="28"/>
        </w:rPr>
        <w:t xml:space="preserve">. Cette hypotension durait en moyenne 3,6 minutes [18]. Au Mali une étude menée en 2010 par </w:t>
      </w:r>
      <w:proofErr w:type="spellStart"/>
      <w:r>
        <w:rPr>
          <w:rFonts w:ascii="Times New Roman" w:eastAsia="Times New Roman" w:hAnsi="Times New Roman" w:cs="Times New Roman"/>
          <w:sz w:val="28"/>
          <w:szCs w:val="28"/>
        </w:rPr>
        <w:t>Doucoure</w:t>
      </w:r>
      <w:proofErr w:type="spellEnd"/>
      <w:r>
        <w:rPr>
          <w:rFonts w:ascii="Times New Roman" w:eastAsia="Times New Roman" w:hAnsi="Times New Roman" w:cs="Times New Roman"/>
          <w:sz w:val="28"/>
          <w:szCs w:val="28"/>
        </w:rPr>
        <w:t xml:space="preserve"> H et </w:t>
      </w:r>
      <w:proofErr w:type="gramStart"/>
      <w:r>
        <w:rPr>
          <w:rFonts w:ascii="Times New Roman" w:eastAsia="Times New Roman" w:hAnsi="Times New Roman" w:cs="Times New Roman"/>
          <w:sz w:val="28"/>
          <w:szCs w:val="28"/>
        </w:rPr>
        <w:t>al .a</w:t>
      </w:r>
      <w:proofErr w:type="gramEnd"/>
      <w:r>
        <w:rPr>
          <w:rFonts w:ascii="Times New Roman" w:eastAsia="Times New Roman" w:hAnsi="Times New Roman" w:cs="Times New Roman"/>
          <w:sz w:val="28"/>
          <w:szCs w:val="28"/>
        </w:rPr>
        <w:t xml:space="preserve"> révélé que dans 68,7% des cas l’hypotension arté</w:t>
      </w:r>
      <w:r>
        <w:rPr>
          <w:rFonts w:ascii="Times New Roman" w:eastAsia="Times New Roman" w:hAnsi="Times New Roman" w:cs="Times New Roman"/>
          <w:sz w:val="28"/>
          <w:szCs w:val="28"/>
        </w:rPr>
        <w:t xml:space="preserve">rielle survenait après une rachianesthésie par </w:t>
      </w:r>
      <w:proofErr w:type="spellStart"/>
      <w:r>
        <w:rPr>
          <w:rFonts w:ascii="Times New Roman" w:eastAsia="Times New Roman" w:hAnsi="Times New Roman" w:cs="Times New Roman"/>
          <w:sz w:val="28"/>
          <w:szCs w:val="28"/>
        </w:rPr>
        <w:t>bupivacaine</w:t>
      </w:r>
      <w:proofErr w:type="spellEnd"/>
      <w:r>
        <w:rPr>
          <w:rFonts w:ascii="Times New Roman" w:eastAsia="Times New Roman" w:hAnsi="Times New Roman" w:cs="Times New Roman"/>
          <w:sz w:val="28"/>
          <w:szCs w:val="28"/>
        </w:rPr>
        <w:t xml:space="preserve"> 10 mg [19].</w:t>
      </w:r>
    </w:p>
    <w:p w:rsidR="00107430" w:rsidRDefault="00257716">
      <w:p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La douleur post-césarienne est considérée comme forte [20]. Elle culmine sur les 48 premières heures </w:t>
      </w:r>
      <w:proofErr w:type="spellStart"/>
      <w:r>
        <w:rPr>
          <w:rFonts w:ascii="Times New Roman" w:eastAsia="Times New Roman" w:hAnsi="Times New Roman" w:cs="Times New Roman"/>
          <w:color w:val="000000"/>
          <w:sz w:val="28"/>
          <w:szCs w:val="28"/>
        </w:rPr>
        <w:t>postopératoires</w:t>
      </w:r>
      <w:proofErr w:type="spellEnd"/>
      <w:r>
        <w:rPr>
          <w:rFonts w:ascii="Times New Roman" w:eastAsia="Times New Roman" w:hAnsi="Times New Roman" w:cs="Times New Roman"/>
          <w:color w:val="000000"/>
          <w:sz w:val="28"/>
          <w:szCs w:val="28"/>
        </w:rPr>
        <w:t xml:space="preserve"> pour s’atténuer ensuite sur les 48 h suivantes. Cette douleur se car</w:t>
      </w:r>
      <w:r>
        <w:rPr>
          <w:rFonts w:ascii="Times New Roman" w:eastAsia="Times New Roman" w:hAnsi="Times New Roman" w:cs="Times New Roman"/>
          <w:color w:val="000000"/>
          <w:sz w:val="28"/>
          <w:szCs w:val="28"/>
        </w:rPr>
        <w:t xml:space="preserve">actérise par une double composante : somatique, liée à l’incision et viscérale liée aux contractions utérines (ces dernières elles-mêmes favorisées par les ocytociques, l’allaitement ainsi que par la parité).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L’analgésie </w:t>
      </w:r>
      <w:proofErr w:type="spellStart"/>
      <w:r>
        <w:rPr>
          <w:rFonts w:ascii="Times New Roman" w:eastAsia="Times New Roman" w:hAnsi="Times New Roman" w:cs="Times New Roman"/>
          <w:sz w:val="28"/>
          <w:szCs w:val="28"/>
        </w:rPr>
        <w:t>postopératoire</w:t>
      </w:r>
      <w:proofErr w:type="spellEnd"/>
      <w:r>
        <w:rPr>
          <w:rFonts w:ascii="Times New Roman" w:eastAsia="Times New Roman" w:hAnsi="Times New Roman" w:cs="Times New Roman"/>
          <w:sz w:val="28"/>
          <w:szCs w:val="28"/>
        </w:rPr>
        <w:t xml:space="preserve"> doit satisfaire de </w:t>
      </w:r>
      <w:r>
        <w:rPr>
          <w:rFonts w:ascii="Times New Roman" w:eastAsia="Times New Roman" w:hAnsi="Times New Roman" w:cs="Times New Roman"/>
          <w:sz w:val="28"/>
          <w:szCs w:val="28"/>
        </w:rPr>
        <w:t xml:space="preserve">nombreux objectifs. Elle doit apporter un soulagement optimal dans la durée (cinq jours), avoir un minimum d’effets secondaires afin de ne pas entraver la relation mère-enfant et être </w:t>
      </w:r>
      <w:r>
        <w:rPr>
          <w:rFonts w:ascii="Times New Roman" w:eastAsia="Times New Roman" w:hAnsi="Times New Roman" w:cs="Times New Roman"/>
          <w:sz w:val="28"/>
          <w:szCs w:val="28"/>
        </w:rPr>
        <w:lastRenderedPageBreak/>
        <w:t>compatible avec l’allaitement. Elle doit également permettre une déambul</w:t>
      </w:r>
      <w:r>
        <w:rPr>
          <w:rFonts w:ascii="Times New Roman" w:eastAsia="Times New Roman" w:hAnsi="Times New Roman" w:cs="Times New Roman"/>
          <w:sz w:val="28"/>
          <w:szCs w:val="28"/>
        </w:rPr>
        <w:t xml:space="preserve">ation précoce des patientes afin de limiter le risque thromboembolique majoré en péri-partum et satisfaire aux exigences de la réhabilitation précoce </w:t>
      </w:r>
      <w:proofErr w:type="spellStart"/>
      <w:r>
        <w:rPr>
          <w:rFonts w:ascii="Times New Roman" w:eastAsia="Times New Roman" w:hAnsi="Times New Roman" w:cs="Times New Roman"/>
          <w:sz w:val="28"/>
          <w:szCs w:val="28"/>
        </w:rPr>
        <w:t>postopératoire</w:t>
      </w:r>
      <w:proofErr w:type="spellEnd"/>
      <w:r>
        <w:rPr>
          <w:rFonts w:ascii="Times New Roman" w:eastAsia="Times New Roman" w:hAnsi="Times New Roman" w:cs="Times New Roman"/>
          <w:sz w:val="28"/>
          <w:szCs w:val="28"/>
        </w:rPr>
        <w:t>. Enfin, elle doit prévenir l’hyperalgésie et la douleur chronique : 12,3 % des patientes se</w:t>
      </w:r>
      <w:r>
        <w:rPr>
          <w:rFonts w:ascii="Times New Roman" w:eastAsia="Times New Roman" w:hAnsi="Times New Roman" w:cs="Times New Roman"/>
          <w:sz w:val="28"/>
          <w:szCs w:val="28"/>
        </w:rPr>
        <w:t xml:space="preserve"> plaignent de douleurs résiduelles interférant avec leur qualité de vie quotidienne six mois </w:t>
      </w:r>
      <w:proofErr w:type="spellStart"/>
      <w:r>
        <w:rPr>
          <w:rFonts w:ascii="Times New Roman" w:eastAsia="Times New Roman" w:hAnsi="Times New Roman" w:cs="Times New Roman"/>
          <w:sz w:val="28"/>
          <w:szCs w:val="28"/>
        </w:rPr>
        <w:t>aprèsencore</w:t>
      </w:r>
      <w:proofErr w:type="spellEnd"/>
      <w:r>
        <w:rPr>
          <w:rFonts w:ascii="Times New Roman" w:eastAsia="Times New Roman" w:hAnsi="Times New Roman" w:cs="Times New Roman"/>
          <w:sz w:val="28"/>
          <w:szCs w:val="28"/>
        </w:rPr>
        <w:t xml:space="preserve"> après leur césarienne [21].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Les stratégies analgésiques sont fondées sur une approche multimodale associant des morphiniques en </w:t>
      </w:r>
      <w:proofErr w:type="spellStart"/>
      <w:r>
        <w:rPr>
          <w:rFonts w:ascii="Times New Roman" w:eastAsia="Times New Roman" w:hAnsi="Times New Roman" w:cs="Times New Roman"/>
          <w:sz w:val="28"/>
          <w:szCs w:val="28"/>
        </w:rPr>
        <w:t>périmédullaire</w:t>
      </w:r>
      <w:proofErr w:type="spellEnd"/>
      <w:r>
        <w:rPr>
          <w:rFonts w:ascii="Times New Roman" w:eastAsia="Times New Roman" w:hAnsi="Times New Roman" w:cs="Times New Roman"/>
          <w:sz w:val="28"/>
          <w:szCs w:val="28"/>
        </w:rPr>
        <w:t xml:space="preserve"> ou par </w:t>
      </w:r>
      <w:r>
        <w:rPr>
          <w:rFonts w:ascii="Times New Roman" w:eastAsia="Times New Roman" w:hAnsi="Times New Roman" w:cs="Times New Roman"/>
          <w:sz w:val="28"/>
          <w:szCs w:val="28"/>
        </w:rPr>
        <w:t xml:space="preserve">voie systémique à des antalgiques non morphiniques comme le paracétamol, les anti-inflammatoires non stéroïdiens (AINS), le </w:t>
      </w:r>
      <w:proofErr w:type="spellStart"/>
      <w:r>
        <w:rPr>
          <w:rFonts w:ascii="Times New Roman" w:eastAsia="Times New Roman" w:hAnsi="Times New Roman" w:cs="Times New Roman"/>
          <w:sz w:val="28"/>
          <w:szCs w:val="28"/>
        </w:rPr>
        <w:t>Tramadol</w:t>
      </w:r>
      <w:proofErr w:type="spellEnd"/>
      <w:r>
        <w:rPr>
          <w:rFonts w:ascii="Times New Roman" w:eastAsia="Times New Roman" w:hAnsi="Times New Roman" w:cs="Times New Roman"/>
          <w:sz w:val="28"/>
          <w:szCs w:val="28"/>
        </w:rPr>
        <w:t xml:space="preserve"> ou encore le néfopam. De nouvelles techniques d’analgésie </w:t>
      </w:r>
      <w:proofErr w:type="spellStart"/>
      <w:r>
        <w:rPr>
          <w:rFonts w:ascii="Times New Roman" w:eastAsia="Times New Roman" w:hAnsi="Times New Roman" w:cs="Times New Roman"/>
          <w:sz w:val="28"/>
          <w:szCs w:val="28"/>
        </w:rPr>
        <w:t>locorégionale</w:t>
      </w:r>
      <w:proofErr w:type="spellEnd"/>
      <w:r>
        <w:rPr>
          <w:rFonts w:ascii="Times New Roman" w:eastAsia="Times New Roman" w:hAnsi="Times New Roman" w:cs="Times New Roman"/>
          <w:sz w:val="28"/>
          <w:szCs w:val="28"/>
        </w:rPr>
        <w:t xml:space="preserve"> de paroi, qu’il s’agisse d’injection unique ou d’in</w:t>
      </w:r>
      <w:r>
        <w:rPr>
          <w:rFonts w:ascii="Times New Roman" w:eastAsia="Times New Roman" w:hAnsi="Times New Roman" w:cs="Times New Roman"/>
          <w:sz w:val="28"/>
          <w:szCs w:val="28"/>
        </w:rPr>
        <w:t>stillation péritonéale, font désormais également partie intégrante de ce concept d’analgésie multimodale.</w:t>
      </w:r>
    </w:p>
    <w:p w:rsidR="00107430" w:rsidRDefault="00257716">
      <w:pPr>
        <w:spacing w:after="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Les AINS, en plus de leur efficacité sur la douleur liée à l’incision, semblent particulièrement adaptés pour traiter la composante viscérale de la do</w:t>
      </w:r>
      <w:r>
        <w:rPr>
          <w:rFonts w:ascii="Times New Roman" w:eastAsia="Times New Roman" w:hAnsi="Times New Roman" w:cs="Times New Roman"/>
          <w:sz w:val="28"/>
          <w:szCs w:val="28"/>
        </w:rPr>
        <w:t xml:space="preserve">uleur [22,23]. Pour autant, les AINS seuls sont insuffisants [24]. De nombreuses études ont démontré que l’administration d’AINS dans le cadre d’une analgésie multimodale en association avec des opioïdes en systémique ou en </w:t>
      </w:r>
      <w:proofErr w:type="spellStart"/>
      <w:r>
        <w:rPr>
          <w:rFonts w:ascii="Times New Roman" w:eastAsia="Times New Roman" w:hAnsi="Times New Roman" w:cs="Times New Roman"/>
          <w:sz w:val="28"/>
          <w:szCs w:val="28"/>
        </w:rPr>
        <w:t>périmédullaire</w:t>
      </w:r>
      <w:proofErr w:type="spellEnd"/>
      <w:r>
        <w:rPr>
          <w:rFonts w:ascii="Times New Roman" w:eastAsia="Times New Roman" w:hAnsi="Times New Roman" w:cs="Times New Roman"/>
          <w:sz w:val="28"/>
          <w:szCs w:val="28"/>
        </w:rPr>
        <w:t>, améliorait la qu</w:t>
      </w:r>
      <w:r>
        <w:rPr>
          <w:rFonts w:ascii="Times New Roman" w:eastAsia="Times New Roman" w:hAnsi="Times New Roman" w:cs="Times New Roman"/>
          <w:sz w:val="28"/>
          <w:szCs w:val="28"/>
        </w:rPr>
        <w:t>alité de l’analgésie et réduisait les effets indésirables de la morphine [25,26</w:t>
      </w:r>
      <w:proofErr w:type="gramStart"/>
      <w:r>
        <w:rPr>
          <w:rFonts w:ascii="Times New Roman" w:eastAsia="Times New Roman" w:hAnsi="Times New Roman" w:cs="Times New Roman"/>
          <w:sz w:val="28"/>
          <w:szCs w:val="28"/>
        </w:rPr>
        <w:t>].Les</w:t>
      </w:r>
      <w:proofErr w:type="gramEnd"/>
      <w:r>
        <w:rPr>
          <w:rFonts w:ascii="Times New Roman" w:eastAsia="Times New Roman" w:hAnsi="Times New Roman" w:cs="Times New Roman"/>
          <w:sz w:val="28"/>
          <w:szCs w:val="28"/>
        </w:rPr>
        <w:t xml:space="preserve"> limites d’utilisation des AINS sont essentiellement leurs effets secondaires gastro-intestinaux et leur action inhibitrice de la fonction plaquettaire. En ce qui concerne </w:t>
      </w:r>
      <w:r>
        <w:rPr>
          <w:rFonts w:ascii="Times New Roman" w:eastAsia="Times New Roman" w:hAnsi="Times New Roman" w:cs="Times New Roman"/>
          <w:sz w:val="28"/>
          <w:szCs w:val="28"/>
        </w:rPr>
        <w:t>l’allaitement, les AINS le diclofénac ou l’ibuprofène sont peu ou pas secrétés dans le lait maternel, ils peuvent donc être utilisés sans risque pour le nouveau-né.</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Le paracétamol possède à la fois des propriétés analgésiques et anti-inflammatoires, liées </w:t>
      </w:r>
      <w:r>
        <w:rPr>
          <w:rFonts w:ascii="Times New Roman" w:eastAsia="Times New Roman" w:hAnsi="Times New Roman" w:cs="Times New Roman"/>
          <w:sz w:val="28"/>
          <w:szCs w:val="28"/>
        </w:rPr>
        <w:t xml:space="preserve">à une action sur le métabolisme des prostaglandines et à une action sur les voies sérotoninergiques inhibitrices descendantes du </w:t>
      </w:r>
      <w:proofErr w:type="spellStart"/>
      <w:r>
        <w:rPr>
          <w:rFonts w:ascii="Times New Roman" w:eastAsia="Times New Roman" w:hAnsi="Times New Roman" w:cs="Times New Roman"/>
          <w:sz w:val="28"/>
          <w:szCs w:val="28"/>
        </w:rPr>
        <w:t>funiculusdorsolatéral</w:t>
      </w:r>
      <w:proofErr w:type="spellEnd"/>
      <w:r>
        <w:rPr>
          <w:rFonts w:ascii="Times New Roman" w:eastAsia="Times New Roman" w:hAnsi="Times New Roman" w:cs="Times New Roman"/>
          <w:sz w:val="28"/>
          <w:szCs w:val="28"/>
        </w:rPr>
        <w:t>. Le paracétamol est fréquemment utilisé dans le cadre d’une analgésie multimodale après une césarienne, t</w:t>
      </w:r>
      <w:r>
        <w:rPr>
          <w:rFonts w:ascii="Times New Roman" w:eastAsia="Times New Roman" w:hAnsi="Times New Roman" w:cs="Times New Roman"/>
          <w:sz w:val="28"/>
          <w:szCs w:val="28"/>
        </w:rPr>
        <w:t>outefois, son efficacité est bien moindre que celle des AINS (notamment en ce qui concerne les douleurs liées aux contractions) [27].En ce qui concerne l’allaitement, lors d’une prise de paracétamol 2 g/jour(gramme par jour) chez la femme allaitante, la do</w:t>
      </w:r>
      <w:r>
        <w:rPr>
          <w:rFonts w:ascii="Times New Roman" w:eastAsia="Times New Roman" w:hAnsi="Times New Roman" w:cs="Times New Roman"/>
          <w:sz w:val="28"/>
          <w:szCs w:val="28"/>
        </w:rPr>
        <w:t xml:space="preserve">se absorbée par le nourrisson est inférieure à 3 mg/kg(milligramme par kilogramme) (la dose journalière recommandée chez l’enfant est de 60 mg/kg). Ce qui explique que les effets indésirables ne sont que très rarement observés chez le nouveau-né et que le </w:t>
      </w:r>
      <w:r>
        <w:rPr>
          <w:rFonts w:ascii="Times New Roman" w:eastAsia="Times New Roman" w:hAnsi="Times New Roman" w:cs="Times New Roman"/>
          <w:sz w:val="28"/>
          <w:szCs w:val="28"/>
        </w:rPr>
        <w:t>paracétamol soit indiqué même en cas d’allaitement.</w:t>
      </w:r>
    </w:p>
    <w:p w:rsidR="00107430" w:rsidRDefault="00257716">
      <w:pPr>
        <w:spacing w:after="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lastRenderedPageBreak/>
        <w:t xml:space="preserve">Le néfopam est un analgésique puissant permettant une épargne morphinique de 30 % à 50 % en </w:t>
      </w:r>
      <w:proofErr w:type="spellStart"/>
      <w:r>
        <w:rPr>
          <w:rFonts w:ascii="Times New Roman" w:eastAsia="Times New Roman" w:hAnsi="Times New Roman" w:cs="Times New Roman"/>
          <w:sz w:val="28"/>
          <w:szCs w:val="28"/>
        </w:rPr>
        <w:t>postopératoire</w:t>
      </w:r>
      <w:proofErr w:type="spellEnd"/>
      <w:r>
        <w:rPr>
          <w:rFonts w:ascii="Times New Roman" w:eastAsia="Times New Roman" w:hAnsi="Times New Roman" w:cs="Times New Roman"/>
          <w:sz w:val="28"/>
          <w:szCs w:val="28"/>
        </w:rPr>
        <w:t>. Il n’a pas d’effet dépresseur respiratoire et n’interfère pas avec l’hémostase. Il agit principa</w:t>
      </w:r>
      <w:r>
        <w:rPr>
          <w:rFonts w:ascii="Times New Roman" w:eastAsia="Times New Roman" w:hAnsi="Times New Roman" w:cs="Times New Roman"/>
          <w:sz w:val="28"/>
          <w:szCs w:val="28"/>
        </w:rPr>
        <w:t>lement sur les voies sérotoninergiques descendantes en inhibant la recapture de la Sérotonine, de la noradrénaline et de la Dopamine et peut-être par le biais de la libération intracellulaire de glutamate. Ses principaux effets indésirables sont les sueurs</w:t>
      </w:r>
      <w:r>
        <w:rPr>
          <w:rFonts w:ascii="Times New Roman" w:eastAsia="Times New Roman" w:hAnsi="Times New Roman" w:cs="Times New Roman"/>
          <w:sz w:val="28"/>
          <w:szCs w:val="28"/>
        </w:rPr>
        <w:t xml:space="preserve"> et les nausées. En association avec la morphine, la fréquence des nausées n’est pas plus importante. Dans le cadre de l’analgésie du post-partum (360 mg/j per os dans les 48 premières heures après l’accouchement), le nouveau-né </w:t>
      </w:r>
      <w:proofErr w:type="spellStart"/>
      <w:r>
        <w:rPr>
          <w:rFonts w:ascii="Times New Roman" w:eastAsia="Times New Roman" w:hAnsi="Times New Roman" w:cs="Times New Roman"/>
          <w:sz w:val="28"/>
          <w:szCs w:val="28"/>
        </w:rPr>
        <w:t>recoit</w:t>
      </w:r>
      <w:proofErr w:type="spellEnd"/>
      <w:r>
        <w:rPr>
          <w:rFonts w:ascii="Times New Roman" w:eastAsia="Times New Roman" w:hAnsi="Times New Roman" w:cs="Times New Roman"/>
          <w:sz w:val="28"/>
          <w:szCs w:val="28"/>
        </w:rPr>
        <w:t xml:space="preserve"> moins de 1 % de la d</w:t>
      </w:r>
      <w:r>
        <w:rPr>
          <w:rFonts w:ascii="Times New Roman" w:eastAsia="Times New Roman" w:hAnsi="Times New Roman" w:cs="Times New Roman"/>
          <w:sz w:val="28"/>
          <w:szCs w:val="28"/>
        </w:rPr>
        <w:t>ose maternelle et aucun effet n’a été rapporté parmi les enfants allaités. L’utilisation du néfopam est donc envisageable dans les 48 premières heures suivant la césarienne. Au-delà de cette période, il n’y a pas de donnée sur le néfopam en cours d’allaite</w:t>
      </w:r>
      <w:r>
        <w:rPr>
          <w:rFonts w:ascii="Times New Roman" w:eastAsia="Times New Roman" w:hAnsi="Times New Roman" w:cs="Times New Roman"/>
          <w:sz w:val="28"/>
          <w:szCs w:val="28"/>
        </w:rPr>
        <w:t>ment, il est donc préférable de suspendre l’allaitement. Celui-ci pourra être repris environ 10 heures après la dernière prise de néfopam [28</w:t>
      </w:r>
      <w:proofErr w:type="gramStart"/>
      <w:r>
        <w:rPr>
          <w:rFonts w:ascii="Times New Roman" w:eastAsia="Times New Roman" w:hAnsi="Times New Roman" w:cs="Times New Roman"/>
          <w:sz w:val="28"/>
          <w:szCs w:val="28"/>
        </w:rPr>
        <w:t>].Le</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Tramadol</w:t>
      </w:r>
      <w:proofErr w:type="spellEnd"/>
      <w:r>
        <w:rPr>
          <w:rFonts w:ascii="Times New Roman" w:eastAsia="Times New Roman" w:hAnsi="Times New Roman" w:cs="Times New Roman"/>
          <w:sz w:val="28"/>
          <w:szCs w:val="28"/>
        </w:rPr>
        <w:t>, mélange racémique de deux énantiomères, agit à la fois comme un opioïde agoniste faible avec une sél</w:t>
      </w:r>
      <w:r>
        <w:rPr>
          <w:rFonts w:ascii="Times New Roman" w:eastAsia="Times New Roman" w:hAnsi="Times New Roman" w:cs="Times New Roman"/>
          <w:sz w:val="28"/>
          <w:szCs w:val="28"/>
        </w:rPr>
        <w:t>ectivité plus marquée pour les récepteurs et comme inhibiteur de la recapture de la noradrénaline et de la 5-hydroxytryptamine (5 HT). L’énantiomère dextrogyre agit plus spécifiquement sur les récepteurs et sur l’inhibition de la recapture de la 5 HT. La f</w:t>
      </w:r>
      <w:r>
        <w:rPr>
          <w:rFonts w:ascii="Times New Roman" w:eastAsia="Times New Roman" w:hAnsi="Times New Roman" w:cs="Times New Roman"/>
          <w:sz w:val="28"/>
          <w:szCs w:val="28"/>
        </w:rPr>
        <w:t xml:space="preserve">orme lévogyre inhibe la recapture de la noradrénaline tout en favorisant sa sécrétion. Le </w:t>
      </w:r>
      <w:proofErr w:type="spellStart"/>
      <w:r>
        <w:rPr>
          <w:rFonts w:ascii="Times New Roman" w:eastAsia="Times New Roman" w:hAnsi="Times New Roman" w:cs="Times New Roman"/>
          <w:sz w:val="28"/>
          <w:szCs w:val="28"/>
        </w:rPr>
        <w:t>Tramadol</w:t>
      </w:r>
      <w:proofErr w:type="spellEnd"/>
      <w:r>
        <w:rPr>
          <w:rFonts w:ascii="Times New Roman" w:eastAsia="Times New Roman" w:hAnsi="Times New Roman" w:cs="Times New Roman"/>
          <w:sz w:val="28"/>
          <w:szCs w:val="28"/>
        </w:rPr>
        <w:t xml:space="preserve"> est métabolisé par voie hépatique, sa biodisponibilité orale est élevée (70 à 90 %) et rapide (15 à 45 min) et approche 100 % après prises multiples. Ses eff</w:t>
      </w:r>
      <w:r>
        <w:rPr>
          <w:rFonts w:ascii="Times New Roman" w:eastAsia="Times New Roman" w:hAnsi="Times New Roman" w:cs="Times New Roman"/>
          <w:sz w:val="28"/>
          <w:szCs w:val="28"/>
        </w:rPr>
        <w:t xml:space="preserve">ets indésirables principaux sont les nausées et les vomissements qui peuvent être prévenus en débutant la dose de charge en peropératoire et en l’associant en </w:t>
      </w:r>
      <w:proofErr w:type="spellStart"/>
      <w:r>
        <w:rPr>
          <w:rFonts w:ascii="Times New Roman" w:eastAsia="Times New Roman" w:hAnsi="Times New Roman" w:cs="Times New Roman"/>
          <w:sz w:val="28"/>
          <w:szCs w:val="28"/>
        </w:rPr>
        <w:t>postopératoire</w:t>
      </w:r>
      <w:proofErr w:type="spellEnd"/>
      <w:r>
        <w:rPr>
          <w:rFonts w:ascii="Times New Roman" w:eastAsia="Times New Roman" w:hAnsi="Times New Roman" w:cs="Times New Roman"/>
          <w:sz w:val="28"/>
          <w:szCs w:val="28"/>
        </w:rPr>
        <w:t xml:space="preserve"> à du </w:t>
      </w:r>
      <w:proofErr w:type="spellStart"/>
      <w:r>
        <w:rPr>
          <w:rFonts w:ascii="Times New Roman" w:eastAsia="Times New Roman" w:hAnsi="Times New Roman" w:cs="Times New Roman"/>
          <w:sz w:val="28"/>
          <w:szCs w:val="28"/>
        </w:rPr>
        <w:t>dropéridol</w:t>
      </w:r>
      <w:proofErr w:type="spellEnd"/>
      <w:r>
        <w:rPr>
          <w:rFonts w:ascii="Times New Roman" w:eastAsia="Times New Roman" w:hAnsi="Times New Roman" w:cs="Times New Roman"/>
          <w:sz w:val="28"/>
          <w:szCs w:val="28"/>
        </w:rPr>
        <w:t xml:space="preserve">. Le risque de dépression respiratoire est quasi nul. Le risque de </w:t>
      </w:r>
      <w:r>
        <w:rPr>
          <w:rFonts w:ascii="Times New Roman" w:eastAsia="Times New Roman" w:hAnsi="Times New Roman" w:cs="Times New Roman"/>
          <w:sz w:val="28"/>
          <w:szCs w:val="28"/>
        </w:rPr>
        <w:t xml:space="preserve">rétention urinaire est proche de celui de la morphine. Comme le néfopam, il est contre-indiqué chez les patientes épileptiques. En ce qui concerne l’allaitement, la quantité de </w:t>
      </w:r>
      <w:proofErr w:type="spellStart"/>
      <w:r>
        <w:rPr>
          <w:rFonts w:ascii="Times New Roman" w:eastAsia="Times New Roman" w:hAnsi="Times New Roman" w:cs="Times New Roman"/>
          <w:sz w:val="28"/>
          <w:szCs w:val="28"/>
        </w:rPr>
        <w:t>Tramadol</w:t>
      </w:r>
      <w:proofErr w:type="spellEnd"/>
      <w:r>
        <w:rPr>
          <w:rFonts w:ascii="Times New Roman" w:eastAsia="Times New Roman" w:hAnsi="Times New Roman" w:cs="Times New Roman"/>
          <w:sz w:val="28"/>
          <w:szCs w:val="28"/>
        </w:rPr>
        <w:t xml:space="preserve"> et de son métabolite actif ingérés via le lait est faible : l’enfant r</w:t>
      </w:r>
      <w:r>
        <w:rPr>
          <w:rFonts w:ascii="Times New Roman" w:eastAsia="Times New Roman" w:hAnsi="Times New Roman" w:cs="Times New Roman"/>
          <w:sz w:val="28"/>
          <w:szCs w:val="28"/>
        </w:rPr>
        <w:t xml:space="preserve">eçoit environ 3 % de la dose maternelle. Aucun </w:t>
      </w:r>
      <w:proofErr w:type="spellStart"/>
      <w:r>
        <w:rPr>
          <w:rFonts w:ascii="Times New Roman" w:eastAsia="Times New Roman" w:hAnsi="Times New Roman" w:cs="Times New Roman"/>
          <w:sz w:val="28"/>
          <w:szCs w:val="28"/>
        </w:rPr>
        <w:t>évènement</w:t>
      </w:r>
      <w:proofErr w:type="spellEnd"/>
      <w:r>
        <w:rPr>
          <w:rFonts w:ascii="Times New Roman" w:eastAsia="Times New Roman" w:hAnsi="Times New Roman" w:cs="Times New Roman"/>
          <w:sz w:val="28"/>
          <w:szCs w:val="28"/>
        </w:rPr>
        <w:t xml:space="preserve"> indésirable n’a été observé chez les enfants allaités. Aux vues de ces données, l’utilisation de </w:t>
      </w:r>
      <w:proofErr w:type="spellStart"/>
      <w:r>
        <w:rPr>
          <w:rFonts w:ascii="Times New Roman" w:eastAsia="Times New Roman" w:hAnsi="Times New Roman" w:cs="Times New Roman"/>
          <w:sz w:val="28"/>
          <w:szCs w:val="28"/>
        </w:rPr>
        <w:t>Tramadol</w:t>
      </w:r>
      <w:proofErr w:type="spellEnd"/>
      <w:r>
        <w:rPr>
          <w:rFonts w:ascii="Times New Roman" w:eastAsia="Times New Roman" w:hAnsi="Times New Roman" w:cs="Times New Roman"/>
          <w:sz w:val="28"/>
          <w:szCs w:val="28"/>
        </w:rPr>
        <w:t xml:space="preserve"> est possible dans les 2 à 4 jours suivant l’accouchement. Au-delà de cette période, on </w:t>
      </w:r>
      <w:proofErr w:type="spellStart"/>
      <w:r>
        <w:rPr>
          <w:rFonts w:ascii="Times New Roman" w:eastAsia="Times New Roman" w:hAnsi="Times New Roman" w:cs="Times New Roman"/>
          <w:sz w:val="28"/>
          <w:szCs w:val="28"/>
        </w:rPr>
        <w:t>préfèr</w:t>
      </w:r>
      <w:r>
        <w:rPr>
          <w:rFonts w:ascii="Times New Roman" w:eastAsia="Times New Roman" w:hAnsi="Times New Roman" w:cs="Times New Roman"/>
          <w:sz w:val="28"/>
          <w:szCs w:val="28"/>
        </w:rPr>
        <w:t>era</w:t>
      </w:r>
      <w:proofErr w:type="spellEnd"/>
      <w:r>
        <w:rPr>
          <w:rFonts w:ascii="Times New Roman" w:eastAsia="Times New Roman" w:hAnsi="Times New Roman" w:cs="Times New Roman"/>
          <w:sz w:val="28"/>
          <w:szCs w:val="28"/>
        </w:rPr>
        <w:t xml:space="preserve"> utiliser un autre antalgique [28].</w:t>
      </w:r>
    </w:p>
    <w:p w:rsidR="00107430" w:rsidRDefault="00257716">
      <w:pPr>
        <w:spacing w:after="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L’administration « à la demande » de morphiniques par voie sous-cutanée ou intramusculaire est peu satisfaisante car les injections sont douloureuses, avec un inévitable délai entre demande et administration réelle. D</w:t>
      </w:r>
      <w:r>
        <w:rPr>
          <w:rFonts w:ascii="Times New Roman" w:eastAsia="Times New Roman" w:hAnsi="Times New Roman" w:cs="Times New Roman"/>
          <w:sz w:val="28"/>
          <w:szCs w:val="28"/>
        </w:rPr>
        <w:t xml:space="preserve">e plus, il est difficile de définir la dose optimale pour chaque patiente : le risque étant d’osciller en permanence entre une analgésie inefficace liée à de trop faibles doses ou bien une </w:t>
      </w:r>
      <w:r>
        <w:rPr>
          <w:rFonts w:ascii="Times New Roman" w:eastAsia="Times New Roman" w:hAnsi="Times New Roman" w:cs="Times New Roman"/>
          <w:sz w:val="28"/>
          <w:szCs w:val="28"/>
        </w:rPr>
        <w:lastRenderedPageBreak/>
        <w:t>administration de doses trop élevées qui augmente les effets second</w:t>
      </w:r>
      <w:r>
        <w:rPr>
          <w:rFonts w:ascii="Times New Roman" w:eastAsia="Times New Roman" w:hAnsi="Times New Roman" w:cs="Times New Roman"/>
          <w:sz w:val="28"/>
          <w:szCs w:val="28"/>
        </w:rPr>
        <w:t>aires (troubles de la vigilance, nausées, dépression respiratoire</w:t>
      </w:r>
      <w:proofErr w:type="gramStart"/>
      <w:r>
        <w:rPr>
          <w:rFonts w:ascii="Times New Roman" w:eastAsia="Times New Roman" w:hAnsi="Times New Roman" w:cs="Times New Roman"/>
          <w:sz w:val="28"/>
          <w:szCs w:val="28"/>
        </w:rPr>
        <w:t>).Le</w:t>
      </w:r>
      <w:proofErr w:type="gramEnd"/>
      <w:r>
        <w:rPr>
          <w:rFonts w:ascii="Times New Roman" w:eastAsia="Times New Roman" w:hAnsi="Times New Roman" w:cs="Times New Roman"/>
          <w:sz w:val="28"/>
          <w:szCs w:val="28"/>
        </w:rPr>
        <w:t xml:space="preserve"> concept d’administration autocontrôlée par la patiente a résolu en grande partie le problème de la détermination individuelle de la dose optimale [29]. Le réglage de la dose administrée,</w:t>
      </w:r>
      <w:r>
        <w:rPr>
          <w:rFonts w:ascii="Times New Roman" w:eastAsia="Times New Roman" w:hAnsi="Times New Roman" w:cs="Times New Roman"/>
          <w:sz w:val="28"/>
          <w:szCs w:val="28"/>
        </w:rPr>
        <w:t xml:space="preserve"> de la fréquence maximale et de la dose cumulée maximale permet de réduire le risque de surdosage. L’adjonction d’un débit de base continu d’opiacés augmente le risque d’effets indésirables sans augmenter sans augmenter la satisfaction maternelle [30]. Le </w:t>
      </w:r>
      <w:r>
        <w:rPr>
          <w:rFonts w:ascii="Times New Roman" w:eastAsia="Times New Roman" w:hAnsi="Times New Roman" w:cs="Times New Roman"/>
          <w:sz w:val="28"/>
          <w:szCs w:val="28"/>
        </w:rPr>
        <w:t xml:space="preserve">mode </w:t>
      </w:r>
      <w:proofErr w:type="gramStart"/>
      <w:r>
        <w:rPr>
          <w:rFonts w:ascii="Times New Roman" w:eastAsia="Times New Roman" w:hAnsi="Times New Roman" w:cs="Times New Roman"/>
          <w:sz w:val="28"/>
          <w:szCs w:val="28"/>
        </w:rPr>
        <w:t>PCA(</w:t>
      </w:r>
      <w:proofErr w:type="gramEnd"/>
      <w:r>
        <w:rPr>
          <w:rFonts w:ascii="Times New Roman" w:eastAsia="Times New Roman" w:hAnsi="Times New Roman" w:cs="Times New Roman"/>
          <w:sz w:val="28"/>
          <w:szCs w:val="28"/>
        </w:rPr>
        <w:t>analgésie contrôlée par le patient) améliore la satisfaction maternelle, mais il impose le maintien d’une voie veineuse périphérique et le recours à un appareillage assez encombrant qui peut limiter l’autonomie de la patiente. Dans le souci de réh</w:t>
      </w:r>
      <w:r>
        <w:rPr>
          <w:rFonts w:ascii="Times New Roman" w:eastAsia="Times New Roman" w:hAnsi="Times New Roman" w:cs="Times New Roman"/>
          <w:sz w:val="28"/>
          <w:szCs w:val="28"/>
        </w:rPr>
        <w:t>abilitation précoce post-césarienne, le concept de « prise orale des antalgiques, contrôlée par les patientes » ou PCOA (</w:t>
      </w:r>
      <w:r>
        <w:rPr>
          <w:rFonts w:ascii="Times New Roman" w:eastAsia="Times New Roman" w:hAnsi="Times New Roman" w:cs="Times New Roman"/>
          <w:i/>
          <w:sz w:val="28"/>
          <w:szCs w:val="28"/>
        </w:rPr>
        <w:t>patient-</w:t>
      </w:r>
      <w:proofErr w:type="spellStart"/>
      <w:r>
        <w:rPr>
          <w:rFonts w:ascii="Times New Roman" w:eastAsia="Times New Roman" w:hAnsi="Times New Roman" w:cs="Times New Roman"/>
          <w:i/>
          <w:sz w:val="28"/>
          <w:szCs w:val="28"/>
        </w:rPr>
        <w:t>controlledoralanalgesia</w:t>
      </w:r>
      <w:proofErr w:type="spellEnd"/>
      <w:r>
        <w:rPr>
          <w:rFonts w:ascii="Times New Roman" w:eastAsia="Times New Roman" w:hAnsi="Times New Roman" w:cs="Times New Roman"/>
          <w:sz w:val="28"/>
          <w:szCs w:val="28"/>
        </w:rPr>
        <w:t>) a été développé. Comme pour la PCA intra-veineuse, la PCOA permet de responsabiliser la patiente, de lui octroyer une certaine autonomie mais nécessite cependant un véritable engagement de l’équipe pour éduquer et informer. Les premières études randomisé</w:t>
      </w:r>
      <w:r>
        <w:rPr>
          <w:rFonts w:ascii="Times New Roman" w:eastAsia="Times New Roman" w:hAnsi="Times New Roman" w:cs="Times New Roman"/>
          <w:sz w:val="28"/>
          <w:szCs w:val="28"/>
        </w:rPr>
        <w:t>es sur le sujet ont confirmé que la PCOA était associée à une augmentation de la satisfaction des patientes, une meilleure analgésie et s’avérait équivalente à la PCA en termes d’efficacité [31,32</w:t>
      </w:r>
      <w:proofErr w:type="gramStart"/>
      <w:r>
        <w:rPr>
          <w:rFonts w:ascii="Times New Roman" w:eastAsia="Times New Roman" w:hAnsi="Times New Roman" w:cs="Times New Roman"/>
          <w:sz w:val="28"/>
          <w:szCs w:val="28"/>
        </w:rPr>
        <w:t>].Les</w:t>
      </w:r>
      <w:proofErr w:type="gramEnd"/>
      <w:r>
        <w:rPr>
          <w:rFonts w:ascii="Times New Roman" w:eastAsia="Times New Roman" w:hAnsi="Times New Roman" w:cs="Times New Roman"/>
          <w:sz w:val="28"/>
          <w:szCs w:val="28"/>
        </w:rPr>
        <w:t xml:space="preserve"> opiacés sont excrétés dans le lait maternel mais leurs</w:t>
      </w:r>
      <w:r>
        <w:rPr>
          <w:rFonts w:ascii="Times New Roman" w:eastAsia="Times New Roman" w:hAnsi="Times New Roman" w:cs="Times New Roman"/>
          <w:sz w:val="28"/>
          <w:szCs w:val="28"/>
        </w:rPr>
        <w:t xml:space="preserve"> concentrations restent faibles [33]. Après leur ingestion parle nouveau-né, les opiacés contenus dans le colostrum ou le lait maternel subissent une dégradation métabolique, et n’ont donc que peu de répercussions sur le comportement </w:t>
      </w:r>
      <w:proofErr w:type="spellStart"/>
      <w:r>
        <w:rPr>
          <w:rFonts w:ascii="Times New Roman" w:eastAsia="Times New Roman" w:hAnsi="Times New Roman" w:cs="Times New Roman"/>
          <w:sz w:val="28"/>
          <w:szCs w:val="28"/>
        </w:rPr>
        <w:t>néonatal</w:t>
      </w:r>
      <w:proofErr w:type="spellEnd"/>
      <w:r>
        <w:rPr>
          <w:rFonts w:ascii="Times New Roman" w:eastAsia="Times New Roman" w:hAnsi="Times New Roman" w:cs="Times New Roman"/>
          <w:sz w:val="28"/>
          <w:szCs w:val="28"/>
        </w:rPr>
        <w:t>. Les patiente</w:t>
      </w:r>
      <w:r>
        <w:rPr>
          <w:rFonts w:ascii="Times New Roman" w:eastAsia="Times New Roman" w:hAnsi="Times New Roman" w:cs="Times New Roman"/>
          <w:sz w:val="28"/>
          <w:szCs w:val="28"/>
        </w:rPr>
        <w:t xml:space="preserve">s qui ont reçu une rachianesthésie avec de la </w:t>
      </w:r>
      <w:proofErr w:type="spellStart"/>
      <w:r>
        <w:rPr>
          <w:rFonts w:ascii="Times New Roman" w:eastAsia="Times New Roman" w:hAnsi="Times New Roman" w:cs="Times New Roman"/>
          <w:sz w:val="28"/>
          <w:szCs w:val="28"/>
        </w:rPr>
        <w:t>bupivacaine</w:t>
      </w:r>
      <w:proofErr w:type="spellEnd"/>
      <w:r>
        <w:rPr>
          <w:rFonts w:ascii="Times New Roman" w:eastAsia="Times New Roman" w:hAnsi="Times New Roman" w:cs="Times New Roman"/>
          <w:sz w:val="28"/>
          <w:szCs w:val="28"/>
        </w:rPr>
        <w:t xml:space="preserve"> et de la morphine </w:t>
      </w:r>
      <w:proofErr w:type="spellStart"/>
      <w:r>
        <w:rPr>
          <w:rFonts w:ascii="Times New Roman" w:eastAsia="Times New Roman" w:hAnsi="Times New Roman" w:cs="Times New Roman"/>
          <w:sz w:val="28"/>
          <w:szCs w:val="28"/>
        </w:rPr>
        <w:t>intrathécalee</w:t>
      </w:r>
      <w:proofErr w:type="spellEnd"/>
      <w:r>
        <w:rPr>
          <w:rFonts w:ascii="Times New Roman" w:eastAsia="Times New Roman" w:hAnsi="Times New Roman" w:cs="Times New Roman"/>
          <w:sz w:val="28"/>
          <w:szCs w:val="28"/>
        </w:rPr>
        <w:t xml:space="preserve"> bénéficient d’une analgésie les 12 à 18 premières heures </w:t>
      </w:r>
      <w:proofErr w:type="spellStart"/>
      <w:r>
        <w:rPr>
          <w:rFonts w:ascii="Times New Roman" w:eastAsia="Times New Roman" w:hAnsi="Times New Roman" w:cs="Times New Roman"/>
          <w:sz w:val="28"/>
          <w:szCs w:val="28"/>
        </w:rPr>
        <w:t>postopératoires</w:t>
      </w:r>
      <w:proofErr w:type="spellEnd"/>
      <w:r>
        <w:rPr>
          <w:rFonts w:ascii="Times New Roman" w:eastAsia="Times New Roman" w:hAnsi="Times New Roman" w:cs="Times New Roman"/>
          <w:sz w:val="28"/>
          <w:szCs w:val="28"/>
        </w:rPr>
        <w:t xml:space="preserve">. L’adjonction d’un autre type d’anesthésie </w:t>
      </w:r>
      <w:proofErr w:type="spellStart"/>
      <w:r>
        <w:rPr>
          <w:rFonts w:ascii="Times New Roman" w:eastAsia="Times New Roman" w:hAnsi="Times New Roman" w:cs="Times New Roman"/>
          <w:sz w:val="28"/>
          <w:szCs w:val="28"/>
        </w:rPr>
        <w:t>locorégionale</w:t>
      </w:r>
      <w:proofErr w:type="spellEnd"/>
      <w:r>
        <w:rPr>
          <w:rFonts w:ascii="Times New Roman" w:eastAsia="Times New Roman" w:hAnsi="Times New Roman" w:cs="Times New Roman"/>
          <w:sz w:val="28"/>
          <w:szCs w:val="28"/>
        </w:rPr>
        <w:t xml:space="preserve"> comme un TAP bloc ou une infiltratio</w:t>
      </w:r>
      <w:r>
        <w:rPr>
          <w:rFonts w:ascii="Times New Roman" w:eastAsia="Times New Roman" w:hAnsi="Times New Roman" w:cs="Times New Roman"/>
          <w:sz w:val="28"/>
          <w:szCs w:val="28"/>
        </w:rPr>
        <w:t>n de la paroi est inutile [34].</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La tendance depuis plusieurs années est de réduire les doses d’anesthésiques locaux, d’ajouter pour cela un morphinique d’action courte et d’injecter en sus une dose faible de morphine pour prendre en charge la douleur </w:t>
      </w:r>
      <w:proofErr w:type="spellStart"/>
      <w:r>
        <w:rPr>
          <w:rFonts w:ascii="Times New Roman" w:eastAsia="Times New Roman" w:hAnsi="Times New Roman" w:cs="Times New Roman"/>
          <w:sz w:val="28"/>
          <w:szCs w:val="28"/>
        </w:rPr>
        <w:t>post</w:t>
      </w:r>
      <w:r>
        <w:rPr>
          <w:rFonts w:ascii="Times New Roman" w:eastAsia="Times New Roman" w:hAnsi="Times New Roman" w:cs="Times New Roman"/>
          <w:sz w:val="28"/>
          <w:szCs w:val="28"/>
        </w:rPr>
        <w:t>opératoire</w:t>
      </w:r>
      <w:proofErr w:type="spellEnd"/>
      <w:r>
        <w:rPr>
          <w:rFonts w:ascii="Times New Roman" w:eastAsia="Times New Roman" w:hAnsi="Times New Roman" w:cs="Times New Roman"/>
          <w:sz w:val="28"/>
          <w:szCs w:val="28"/>
        </w:rPr>
        <w:t>. Initialement des doses de 12 à 15 mg de bupivacaïne étaient utilisées. Maintenant 8-10 mg de bupivacaïne est une dose standard si un morphinique court est ajouté, en dessous de 8 mg le risque d’imperfection est important [35</w:t>
      </w:r>
      <w:proofErr w:type="gramStart"/>
      <w:r>
        <w:rPr>
          <w:rFonts w:ascii="Times New Roman" w:eastAsia="Times New Roman" w:hAnsi="Times New Roman" w:cs="Times New Roman"/>
          <w:sz w:val="28"/>
          <w:szCs w:val="28"/>
        </w:rPr>
        <w:t>].L’administration</w:t>
      </w:r>
      <w:proofErr w:type="gramEnd"/>
      <w:r>
        <w:rPr>
          <w:rFonts w:ascii="Times New Roman" w:eastAsia="Times New Roman" w:hAnsi="Times New Roman" w:cs="Times New Roman"/>
          <w:sz w:val="28"/>
          <w:szCs w:val="28"/>
        </w:rPr>
        <w:t xml:space="preserve"> I</w:t>
      </w:r>
      <w:r>
        <w:rPr>
          <w:rFonts w:ascii="Times New Roman" w:eastAsia="Times New Roman" w:hAnsi="Times New Roman" w:cs="Times New Roman"/>
          <w:sz w:val="28"/>
          <w:szCs w:val="28"/>
        </w:rPr>
        <w:t xml:space="preserve">T de sufentanil aux doses de 2,5 à 5 µg, procure une analgésie </w:t>
      </w:r>
      <w:proofErr w:type="spellStart"/>
      <w:r>
        <w:rPr>
          <w:rFonts w:ascii="Times New Roman" w:eastAsia="Times New Roman" w:hAnsi="Times New Roman" w:cs="Times New Roman"/>
          <w:sz w:val="28"/>
          <w:szCs w:val="28"/>
        </w:rPr>
        <w:t>postopératoire</w:t>
      </w:r>
      <w:proofErr w:type="spellEnd"/>
      <w:r>
        <w:rPr>
          <w:rFonts w:ascii="Times New Roman" w:eastAsia="Times New Roman" w:hAnsi="Times New Roman" w:cs="Times New Roman"/>
          <w:sz w:val="28"/>
          <w:szCs w:val="28"/>
        </w:rPr>
        <w:t xml:space="preserve"> de meilleure qualité et de plus longue durée que 10 µg(µg) de fentanyl IT(</w:t>
      </w:r>
      <w:proofErr w:type="spellStart"/>
      <w:r>
        <w:rPr>
          <w:rFonts w:ascii="Times New Roman" w:eastAsia="Times New Roman" w:hAnsi="Times New Roman" w:cs="Times New Roman"/>
          <w:sz w:val="28"/>
          <w:szCs w:val="28"/>
        </w:rPr>
        <w:t>intrathécalee</w:t>
      </w:r>
      <w:proofErr w:type="spellEnd"/>
      <w:r>
        <w:rPr>
          <w:rFonts w:ascii="Times New Roman" w:eastAsia="Times New Roman" w:hAnsi="Times New Roman" w:cs="Times New Roman"/>
          <w:sz w:val="28"/>
          <w:szCs w:val="28"/>
        </w:rPr>
        <w:t>). Cependant, l’effet des opiacés lipophiles par voie IT sur la prolongation de l’analgésie</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postopératoire</w:t>
      </w:r>
      <w:proofErr w:type="spellEnd"/>
      <w:r>
        <w:rPr>
          <w:rFonts w:ascii="Times New Roman" w:eastAsia="Times New Roman" w:hAnsi="Times New Roman" w:cs="Times New Roman"/>
          <w:sz w:val="28"/>
          <w:szCs w:val="28"/>
        </w:rPr>
        <w:t xml:space="preserve"> étant relativement brève, le relais devra </w:t>
      </w:r>
      <w:r>
        <w:rPr>
          <w:rFonts w:ascii="Times New Roman" w:eastAsia="Times New Roman" w:hAnsi="Times New Roman" w:cs="Times New Roman"/>
          <w:sz w:val="28"/>
          <w:szCs w:val="28"/>
        </w:rPr>
        <w:lastRenderedPageBreak/>
        <w:t>être rapidement pris par l’administration d’antalgiques par voie générale ou par l’administration de faibles doses de morphine IT. Le prurit est un effet secondaire fréquent et dose-dépendant du suf</w:t>
      </w:r>
      <w:r>
        <w:rPr>
          <w:rFonts w:ascii="Times New Roman" w:eastAsia="Times New Roman" w:hAnsi="Times New Roman" w:cs="Times New Roman"/>
          <w:sz w:val="28"/>
          <w:szCs w:val="28"/>
        </w:rPr>
        <w:t>entanil en IT [36</w:t>
      </w:r>
      <w:proofErr w:type="gramStart"/>
      <w:r>
        <w:rPr>
          <w:rFonts w:ascii="Times New Roman" w:eastAsia="Times New Roman" w:hAnsi="Times New Roman" w:cs="Times New Roman"/>
          <w:sz w:val="28"/>
          <w:szCs w:val="28"/>
        </w:rPr>
        <w:t>].En</w:t>
      </w:r>
      <w:proofErr w:type="gramEnd"/>
      <w:r>
        <w:rPr>
          <w:rFonts w:ascii="Times New Roman" w:eastAsia="Times New Roman" w:hAnsi="Times New Roman" w:cs="Times New Roman"/>
          <w:sz w:val="28"/>
          <w:szCs w:val="28"/>
        </w:rPr>
        <w:t xml:space="preserve"> revanche, les nausées et vomissements ne semblent pas être favorisés par l’administration de sufentanil. La dépression respiratoire est rare dans ce contexte (pas de migration céphalique) et plutôt à craindre dans les 30 min suivant l</w:t>
      </w:r>
      <w:r>
        <w:rPr>
          <w:rFonts w:ascii="Times New Roman" w:eastAsia="Times New Roman" w:hAnsi="Times New Roman" w:cs="Times New Roman"/>
          <w:sz w:val="28"/>
          <w:szCs w:val="28"/>
        </w:rPr>
        <w:t>’injection IT (résorption vasculaire) [37].</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 dose optimale de morphine IT pour la césarienne est un compromis entre la durée d’action et la survenue d’effets secondaires : dès la dose de 75 µg, l’administration IT de morphine procure une analgésie supéri</w:t>
      </w:r>
      <w:r>
        <w:rPr>
          <w:rFonts w:ascii="Times New Roman" w:eastAsia="Times New Roman" w:hAnsi="Times New Roman" w:cs="Times New Roman"/>
          <w:sz w:val="28"/>
          <w:szCs w:val="28"/>
        </w:rPr>
        <w:t>eure au placebo [38—39]. La dose de 100 µg a une excellente efficacité analgésique, comparable à 200 µg. Le délai moyen de recours à une analgésie de secours avec ces doses est de 27 heures [39]. Cependant, le délai de recours à une analgésie de complément</w:t>
      </w:r>
      <w:r>
        <w:rPr>
          <w:rFonts w:ascii="Times New Roman" w:eastAsia="Times New Roman" w:hAnsi="Times New Roman" w:cs="Times New Roman"/>
          <w:sz w:val="28"/>
          <w:szCs w:val="28"/>
        </w:rPr>
        <w:t xml:space="preserve"> est plus court après 100 µg de morphine IT que 200 µg. Il est donc recommandé de prévoir systématiquement une analgésie de secours pour couvrir les 24 premières heures </w:t>
      </w:r>
      <w:proofErr w:type="spellStart"/>
      <w:r>
        <w:rPr>
          <w:rFonts w:ascii="Times New Roman" w:eastAsia="Times New Roman" w:hAnsi="Times New Roman" w:cs="Times New Roman"/>
          <w:sz w:val="28"/>
          <w:szCs w:val="28"/>
        </w:rPr>
        <w:t>postopératoires</w:t>
      </w:r>
      <w:proofErr w:type="spellEnd"/>
      <w:r>
        <w:rPr>
          <w:rFonts w:ascii="Times New Roman" w:eastAsia="Times New Roman" w:hAnsi="Times New Roman" w:cs="Times New Roman"/>
          <w:sz w:val="28"/>
          <w:szCs w:val="28"/>
        </w:rPr>
        <w:t>. La morphine administrée par voie intrathécale pénètre lentement dans l</w:t>
      </w:r>
      <w:r>
        <w:rPr>
          <w:rFonts w:ascii="Times New Roman" w:eastAsia="Times New Roman" w:hAnsi="Times New Roman" w:cs="Times New Roman"/>
          <w:sz w:val="28"/>
          <w:szCs w:val="28"/>
        </w:rPr>
        <w:t xml:space="preserve">a moelle épinière et plus particulièrement la corne dorsale, en raison de son caractère hydrosoluble. C’est pourquoi son effet antalgique apparaît lentement, et la morphine restant dans le liquide </w:t>
      </w:r>
      <w:proofErr w:type="spellStart"/>
      <w:r>
        <w:rPr>
          <w:rFonts w:ascii="Times New Roman" w:eastAsia="Times New Roman" w:hAnsi="Times New Roman" w:cs="Times New Roman"/>
          <w:sz w:val="28"/>
          <w:szCs w:val="28"/>
        </w:rPr>
        <w:t>céphalorachidien</w:t>
      </w:r>
      <w:proofErr w:type="spellEnd"/>
      <w:r>
        <w:rPr>
          <w:rFonts w:ascii="Times New Roman" w:eastAsia="Times New Roman" w:hAnsi="Times New Roman" w:cs="Times New Roman"/>
          <w:sz w:val="28"/>
          <w:szCs w:val="28"/>
        </w:rPr>
        <w:t xml:space="preserve"> de manière prolongée, sa durée d’action es</w:t>
      </w:r>
      <w:r>
        <w:rPr>
          <w:rFonts w:ascii="Times New Roman" w:eastAsia="Times New Roman" w:hAnsi="Times New Roman" w:cs="Times New Roman"/>
          <w:sz w:val="28"/>
          <w:szCs w:val="28"/>
        </w:rPr>
        <w:t>t longue, de18 à 24 heures [40—41]. Il existe de ce fait un risque de dépression respiratoire retardée due à sa migration céphalique [42</w:t>
      </w:r>
      <w:proofErr w:type="gramStart"/>
      <w:r>
        <w:rPr>
          <w:rFonts w:ascii="Times New Roman" w:eastAsia="Times New Roman" w:hAnsi="Times New Roman" w:cs="Times New Roman"/>
          <w:sz w:val="28"/>
          <w:szCs w:val="28"/>
        </w:rPr>
        <w:t>].Les</w:t>
      </w:r>
      <w:proofErr w:type="gramEnd"/>
      <w:r>
        <w:rPr>
          <w:rFonts w:ascii="Times New Roman" w:eastAsia="Times New Roman" w:hAnsi="Times New Roman" w:cs="Times New Roman"/>
          <w:sz w:val="28"/>
          <w:szCs w:val="28"/>
        </w:rPr>
        <w:t xml:space="preserve"> cas de dépression respiratoire ayant une incidence clinique sont très rares pour des doses inférieures à 200 µg de</w:t>
      </w:r>
      <w:r>
        <w:rPr>
          <w:rFonts w:ascii="Times New Roman" w:eastAsia="Times New Roman" w:hAnsi="Times New Roman" w:cs="Times New Roman"/>
          <w:sz w:val="28"/>
          <w:szCs w:val="28"/>
        </w:rPr>
        <w:t xml:space="preserve"> morphine IT. L’obésité morbide est un facteur de risque supplémentaire. Le prurit, les nausées et les vomissements sont aussi des effets secondaires dose-dépendants. Ils sont significativement moins fréquents pour une dose de 100 µg de morphine IT [43,39</w:t>
      </w:r>
      <w:proofErr w:type="gramStart"/>
      <w:r>
        <w:rPr>
          <w:rFonts w:ascii="Times New Roman" w:eastAsia="Times New Roman" w:hAnsi="Times New Roman" w:cs="Times New Roman"/>
          <w:sz w:val="28"/>
          <w:szCs w:val="28"/>
        </w:rPr>
        <w:t>]</w:t>
      </w:r>
      <w:r>
        <w:rPr>
          <w:rFonts w:ascii="Times New Roman" w:eastAsia="Times New Roman" w:hAnsi="Times New Roman" w:cs="Times New Roman"/>
          <w:sz w:val="28"/>
          <w:szCs w:val="28"/>
        </w:rPr>
        <w:t>.La</w:t>
      </w:r>
      <w:proofErr w:type="gramEnd"/>
      <w:r>
        <w:rPr>
          <w:rFonts w:ascii="Times New Roman" w:eastAsia="Times New Roman" w:hAnsi="Times New Roman" w:cs="Times New Roman"/>
          <w:sz w:val="28"/>
          <w:szCs w:val="28"/>
        </w:rPr>
        <w:t xml:space="preserve"> rétention urinaire est une complication fréquemment rapportée après administration de morphine </w:t>
      </w:r>
      <w:proofErr w:type="spellStart"/>
      <w:r>
        <w:rPr>
          <w:rFonts w:ascii="Times New Roman" w:eastAsia="Times New Roman" w:hAnsi="Times New Roman" w:cs="Times New Roman"/>
          <w:sz w:val="28"/>
          <w:szCs w:val="28"/>
        </w:rPr>
        <w:t>périmédullaire</w:t>
      </w:r>
      <w:proofErr w:type="spellEnd"/>
      <w:r>
        <w:rPr>
          <w:rFonts w:ascii="Times New Roman" w:eastAsia="Times New Roman" w:hAnsi="Times New Roman" w:cs="Times New Roman"/>
          <w:sz w:val="28"/>
          <w:szCs w:val="28"/>
        </w:rPr>
        <w:t xml:space="preserve"> [42]. On a tendance à contourner ce problème dans le cas des patientes césarisées en leur proposant systématiquement de garder une sonde urina</w:t>
      </w:r>
      <w:r>
        <w:rPr>
          <w:rFonts w:ascii="Times New Roman" w:eastAsia="Times New Roman" w:hAnsi="Times New Roman" w:cs="Times New Roman"/>
          <w:sz w:val="28"/>
          <w:szCs w:val="28"/>
        </w:rPr>
        <w:t xml:space="preserve">ire en </w:t>
      </w:r>
      <w:proofErr w:type="spellStart"/>
      <w:r>
        <w:rPr>
          <w:rFonts w:ascii="Times New Roman" w:eastAsia="Times New Roman" w:hAnsi="Times New Roman" w:cs="Times New Roman"/>
          <w:sz w:val="28"/>
          <w:szCs w:val="28"/>
        </w:rPr>
        <w:t>postopératoire</w:t>
      </w:r>
      <w:proofErr w:type="spellEnd"/>
      <w:r>
        <w:rPr>
          <w:rFonts w:ascii="Times New Roman" w:eastAsia="Times New Roman" w:hAnsi="Times New Roman" w:cs="Times New Roman"/>
          <w:sz w:val="28"/>
          <w:szCs w:val="28"/>
        </w:rPr>
        <w:t xml:space="preserve">. Mais dans un projet de réhabilitation précoce des patientes césarisées, cette pratique mérite d’être réévaluée avec la possibilité de monitorer de </w:t>
      </w:r>
      <w:proofErr w:type="spellStart"/>
      <w:r>
        <w:rPr>
          <w:rFonts w:ascii="Times New Roman" w:eastAsia="Times New Roman" w:hAnsi="Times New Roman" w:cs="Times New Roman"/>
          <w:sz w:val="28"/>
          <w:szCs w:val="28"/>
        </w:rPr>
        <w:t>facon</w:t>
      </w:r>
      <w:proofErr w:type="spellEnd"/>
      <w:r>
        <w:rPr>
          <w:rFonts w:ascii="Times New Roman" w:eastAsia="Times New Roman" w:hAnsi="Times New Roman" w:cs="Times New Roman"/>
          <w:sz w:val="28"/>
          <w:szCs w:val="28"/>
        </w:rPr>
        <w:t xml:space="preserve"> simple et fiable le contenu vésical avec des échographes portables type </w:t>
      </w:r>
      <w:proofErr w:type="spellStart"/>
      <w:r>
        <w:rPr>
          <w:rFonts w:ascii="Times New Roman" w:eastAsia="Times New Roman" w:hAnsi="Times New Roman" w:cs="Times New Roman"/>
          <w:sz w:val="28"/>
          <w:szCs w:val="28"/>
        </w:rPr>
        <w:t>BladderS</w:t>
      </w:r>
      <w:r>
        <w:rPr>
          <w:rFonts w:ascii="Times New Roman" w:eastAsia="Times New Roman" w:hAnsi="Times New Roman" w:cs="Times New Roman"/>
          <w:sz w:val="28"/>
          <w:szCs w:val="28"/>
        </w:rPr>
        <w:t>canTM</w:t>
      </w:r>
      <w:proofErr w:type="spellEnd"/>
      <w:r>
        <w:rPr>
          <w:rFonts w:ascii="Times New Roman" w:eastAsia="Times New Roman" w:hAnsi="Times New Roman" w:cs="Times New Roman"/>
          <w:sz w:val="28"/>
          <w:szCs w:val="28"/>
        </w:rPr>
        <w:t xml:space="preserve"> [43].</w:t>
      </w:r>
    </w:p>
    <w:p w:rsidR="00107430" w:rsidRDefault="00257716">
      <w:pPr>
        <w:spacing w:after="0"/>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Au CHU GABRIEL TOURE et en Commune II de Bamako, ne disposant d’échographie pour les infiltrations et compte tenu de l’affluence des patientes en obstétrique, la surveillance est un enjeu majeur, de mémé que la prise en charge </w:t>
      </w:r>
      <w:r>
        <w:rPr>
          <w:rFonts w:ascii="Times New Roman" w:eastAsia="Times New Roman" w:hAnsi="Times New Roman" w:cs="Times New Roman"/>
          <w:sz w:val="28"/>
          <w:szCs w:val="28"/>
        </w:rPr>
        <w:lastRenderedPageBreak/>
        <w:t>de la douleur pos</w:t>
      </w:r>
      <w:r>
        <w:rPr>
          <w:rFonts w:ascii="Times New Roman" w:eastAsia="Times New Roman" w:hAnsi="Times New Roman" w:cs="Times New Roman"/>
          <w:sz w:val="28"/>
          <w:szCs w:val="28"/>
        </w:rPr>
        <w:t>t-opératoire fait de paracétamol 01g par 06 heures. Aucune étude à ce jour n’est connue sur l’utilisation de morphine IT à 50µg.</w:t>
      </w:r>
    </w:p>
    <w:p w:rsidR="00107430" w:rsidRDefault="00257716">
      <w:pPr>
        <w:spacing w:after="0"/>
        <w:ind w:firstLine="708"/>
        <w:jc w:val="both"/>
        <w:rPr>
          <w:ins w:id="1" w:author="Nazinigouba OUEDRAOGO" w:date="2019-03-07T00:49:00Z"/>
          <w:rFonts w:ascii="Times New Roman" w:eastAsia="Times New Roman" w:hAnsi="Times New Roman" w:cs="Times New Roman"/>
          <w:sz w:val="28"/>
          <w:szCs w:val="28"/>
        </w:rPr>
      </w:pPr>
      <w:r>
        <w:rPr>
          <w:rFonts w:ascii="Times New Roman" w:eastAsia="Times New Roman" w:hAnsi="Times New Roman" w:cs="Times New Roman"/>
          <w:sz w:val="28"/>
          <w:szCs w:val="28"/>
        </w:rPr>
        <w:t>Le but de cette étude randomisée simple aveugle est comparer l’efficacité analgésique de 50µg versus 100µg de morphine à dose c</w:t>
      </w:r>
      <w:r>
        <w:rPr>
          <w:rFonts w:ascii="Times New Roman" w:eastAsia="Times New Roman" w:hAnsi="Times New Roman" w:cs="Times New Roman"/>
          <w:sz w:val="28"/>
          <w:szCs w:val="28"/>
        </w:rPr>
        <w:t>onventionnelle au cours d’une rachianesthésie en obstétrique pour la gestion de la douleur post-césarienne.</w:t>
      </w: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257716">
      <w:pPr>
        <w:jc w:val="both"/>
        <w:rPr>
          <w:rFonts w:ascii="Times New Roman" w:eastAsia="Times New Roman" w:hAnsi="Times New Roman" w:cs="Times New Roman"/>
          <w:sz w:val="28"/>
          <w:szCs w:val="28"/>
        </w:rPr>
      </w:pPr>
      <w:r>
        <w:pict>
          <v:roundrect id="_x0000_s1039" style="position:absolute;left:0;text-align:left;margin-left:8.55pt;margin-top:10.45pt;width:412.15pt;height:217.25pt;z-index:251656192;mso-position-horizontal:absolute;mso-position-horizontal-relative:margin;mso-position-vertical:absolute;mso-position-vertical-relative:text" arcsize="10923f" fillcolor="#ffc000 [3207]" strokecolor="#f2f2f2 [3041]" strokeweight="3pt">
            <v:shadow on="t" type="perspective" color="#7f5f00 [1607]" opacity=".5" offset="1pt" offset2="-1pt"/>
            <v:textbox>
              <w:txbxContent>
                <w:p w:rsidR="00B16CE8" w:rsidRDefault="00257716" w:rsidP="00E505C8">
                  <w:pPr>
                    <w:jc w:val="center"/>
                    <w:rPr>
                      <w:rFonts w:ascii="Times New Roman" w:hAnsi="Times New Roman" w:cs="Times New Roman"/>
                      <w:sz w:val="96"/>
                      <w:szCs w:val="96"/>
                    </w:rPr>
                  </w:pPr>
                </w:p>
                <w:p w:rsidR="00B16CE8" w:rsidRPr="00FB4329" w:rsidRDefault="00257716" w:rsidP="00E505C8">
                  <w:pPr>
                    <w:jc w:val="center"/>
                    <w:rPr>
                      <w:rFonts w:ascii="Times New Roman" w:hAnsi="Times New Roman" w:cs="Times New Roman"/>
                      <w:sz w:val="96"/>
                      <w:szCs w:val="96"/>
                    </w:rPr>
                  </w:pPr>
                  <w:r>
                    <w:rPr>
                      <w:rFonts w:ascii="Times New Roman" w:hAnsi="Times New Roman" w:cs="Times New Roman"/>
                      <w:sz w:val="96"/>
                      <w:szCs w:val="96"/>
                    </w:rPr>
                    <w:t>OBJECTIFS</w:t>
                  </w:r>
                </w:p>
              </w:txbxContent>
            </v:textbox>
            <w10:wrap anchorx="margin"/>
          </v:roundrect>
        </w:pict>
      </w: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257716">
      <w:pPr>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Objectifs</w:t>
      </w:r>
    </w:p>
    <w:p w:rsidR="00107430" w:rsidRDefault="00257716">
      <w:pPr>
        <w:numPr>
          <w:ilvl w:val="1"/>
          <w:numId w:val="12"/>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Objectif général</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Comparer les effets de la morphine à faible dose (50 µg) à ceux la dose conventionnelle (100 µg) en rachianesthésie pour césarienne au CHU GABRIEL TOURE et en Commune II dans la prise en charge de la douleur post-césarienne.</w:t>
      </w:r>
    </w:p>
    <w:p w:rsidR="00107430" w:rsidRDefault="00107430">
      <w:pPr>
        <w:spacing w:after="0"/>
        <w:jc w:val="both"/>
        <w:rPr>
          <w:rFonts w:ascii="Times New Roman" w:eastAsia="Times New Roman" w:hAnsi="Times New Roman" w:cs="Times New Roman"/>
          <w:b/>
          <w:sz w:val="28"/>
          <w:szCs w:val="28"/>
        </w:rPr>
      </w:pPr>
    </w:p>
    <w:p w:rsidR="00107430" w:rsidRDefault="00257716">
      <w:pPr>
        <w:numPr>
          <w:ilvl w:val="1"/>
          <w:numId w:val="12"/>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Objectifs spécifiques</w:t>
      </w:r>
    </w:p>
    <w:p w:rsidR="00107430" w:rsidRDefault="00257716">
      <w:pPr>
        <w:numPr>
          <w:ilvl w:val="0"/>
          <w:numId w:val="11"/>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 xml:space="preserve">Décrire les caractéristiques sociodémographiques et cliniques de l’échantillon        </w:t>
      </w:r>
    </w:p>
    <w:p w:rsidR="00107430" w:rsidRDefault="00257716">
      <w:pPr>
        <w:numPr>
          <w:ilvl w:val="0"/>
          <w:numId w:val="11"/>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 xml:space="preserve"> Comparer les effets des deux traitements sur l’intensité de la douleur au cours des 48 premières heures </w:t>
      </w:r>
      <w:proofErr w:type="spellStart"/>
      <w:r>
        <w:rPr>
          <w:rFonts w:ascii="Times New Roman" w:eastAsia="Times New Roman" w:hAnsi="Times New Roman" w:cs="Times New Roman"/>
          <w:color w:val="000000"/>
          <w:sz w:val="28"/>
          <w:szCs w:val="28"/>
        </w:rPr>
        <w:t>postopératoire</w:t>
      </w:r>
      <w:proofErr w:type="spellEnd"/>
      <w:r>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 xml:space="preserve">                                  </w:t>
      </w:r>
    </w:p>
    <w:p w:rsidR="00107430" w:rsidRDefault="00257716">
      <w:pPr>
        <w:numPr>
          <w:ilvl w:val="0"/>
          <w:numId w:val="11"/>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 xml:space="preserve">  Comparer les effets des deux traitements sur la satisfaction générale des patientes ; </w:t>
      </w:r>
    </w:p>
    <w:p w:rsidR="00107430" w:rsidRDefault="00257716">
      <w:pPr>
        <w:numPr>
          <w:ilvl w:val="0"/>
          <w:numId w:val="11"/>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 xml:space="preserve">Comparer les effets secondaires des deux doses de morphine administrée en intrathécale. </w:t>
      </w:r>
    </w:p>
    <w:p w:rsidR="00107430" w:rsidRDefault="00107430">
      <w:pPr>
        <w:jc w:val="both"/>
        <w:rPr>
          <w:rFonts w:ascii="Times New Roman" w:eastAsia="Times New Roman" w:hAnsi="Times New Roman" w:cs="Times New Roman"/>
          <w:b/>
          <w:sz w:val="28"/>
          <w:szCs w:val="28"/>
        </w:rPr>
      </w:pPr>
    </w:p>
    <w:p w:rsidR="00107430" w:rsidRDefault="00107430">
      <w:pPr>
        <w:jc w:val="both"/>
        <w:rPr>
          <w:rFonts w:ascii="Times New Roman" w:eastAsia="Times New Roman" w:hAnsi="Times New Roman" w:cs="Times New Roman"/>
          <w:b/>
          <w:sz w:val="28"/>
          <w:szCs w:val="28"/>
        </w:rPr>
      </w:pPr>
    </w:p>
    <w:p w:rsidR="00107430" w:rsidRDefault="00107430">
      <w:pPr>
        <w:jc w:val="both"/>
        <w:rPr>
          <w:rFonts w:ascii="Times New Roman" w:eastAsia="Times New Roman" w:hAnsi="Times New Roman" w:cs="Times New Roman"/>
          <w:b/>
          <w:sz w:val="28"/>
          <w:szCs w:val="28"/>
        </w:rPr>
      </w:pPr>
    </w:p>
    <w:p w:rsidR="00107430" w:rsidRDefault="00107430">
      <w:pPr>
        <w:jc w:val="both"/>
        <w:rPr>
          <w:rFonts w:ascii="Times New Roman" w:eastAsia="Times New Roman" w:hAnsi="Times New Roman" w:cs="Times New Roman"/>
          <w:b/>
          <w:sz w:val="28"/>
          <w:szCs w:val="28"/>
        </w:rPr>
      </w:pPr>
    </w:p>
    <w:p w:rsidR="00107430" w:rsidRDefault="00107430">
      <w:pPr>
        <w:jc w:val="both"/>
        <w:rPr>
          <w:rFonts w:ascii="Times New Roman" w:eastAsia="Times New Roman" w:hAnsi="Times New Roman" w:cs="Times New Roman"/>
          <w:b/>
          <w:sz w:val="28"/>
          <w:szCs w:val="28"/>
        </w:rPr>
      </w:pPr>
    </w:p>
    <w:p w:rsidR="00107430" w:rsidRDefault="00107430">
      <w:pPr>
        <w:jc w:val="both"/>
        <w:rPr>
          <w:rFonts w:ascii="Times New Roman" w:eastAsia="Times New Roman" w:hAnsi="Times New Roman" w:cs="Times New Roman"/>
          <w:b/>
          <w:sz w:val="28"/>
          <w:szCs w:val="28"/>
        </w:rPr>
      </w:pPr>
    </w:p>
    <w:p w:rsidR="00107430" w:rsidRDefault="00107430">
      <w:pPr>
        <w:jc w:val="both"/>
        <w:rPr>
          <w:rFonts w:ascii="Times New Roman" w:eastAsia="Times New Roman" w:hAnsi="Times New Roman" w:cs="Times New Roman"/>
          <w:b/>
          <w:sz w:val="28"/>
          <w:szCs w:val="28"/>
        </w:rPr>
      </w:pPr>
    </w:p>
    <w:p w:rsidR="00107430" w:rsidRDefault="00107430">
      <w:pPr>
        <w:jc w:val="both"/>
        <w:rPr>
          <w:rFonts w:ascii="Times New Roman" w:eastAsia="Times New Roman" w:hAnsi="Times New Roman" w:cs="Times New Roman"/>
          <w:b/>
          <w:sz w:val="28"/>
          <w:szCs w:val="28"/>
        </w:rPr>
      </w:pPr>
    </w:p>
    <w:p w:rsidR="00107430" w:rsidRDefault="00107430">
      <w:pPr>
        <w:jc w:val="both"/>
        <w:rPr>
          <w:rFonts w:ascii="Times New Roman" w:eastAsia="Times New Roman" w:hAnsi="Times New Roman" w:cs="Times New Roman"/>
          <w:b/>
          <w:sz w:val="28"/>
          <w:szCs w:val="28"/>
        </w:rPr>
      </w:pPr>
    </w:p>
    <w:p w:rsidR="00107430" w:rsidRDefault="00107430">
      <w:pPr>
        <w:jc w:val="both"/>
        <w:rPr>
          <w:rFonts w:ascii="Times New Roman" w:eastAsia="Times New Roman" w:hAnsi="Times New Roman" w:cs="Times New Roman"/>
          <w:b/>
          <w:sz w:val="28"/>
          <w:szCs w:val="28"/>
        </w:rPr>
      </w:pPr>
    </w:p>
    <w:p w:rsidR="00107430" w:rsidRDefault="00107430">
      <w:pPr>
        <w:jc w:val="both"/>
        <w:rPr>
          <w:rFonts w:ascii="Times New Roman" w:eastAsia="Times New Roman" w:hAnsi="Times New Roman" w:cs="Times New Roman"/>
          <w:b/>
          <w:sz w:val="28"/>
          <w:szCs w:val="28"/>
        </w:rPr>
      </w:pPr>
    </w:p>
    <w:p w:rsidR="00107430" w:rsidRDefault="00107430">
      <w:pPr>
        <w:jc w:val="both"/>
        <w:rPr>
          <w:rFonts w:ascii="Times New Roman" w:eastAsia="Times New Roman" w:hAnsi="Times New Roman" w:cs="Times New Roman"/>
          <w:b/>
          <w:sz w:val="28"/>
          <w:szCs w:val="28"/>
        </w:rPr>
      </w:pPr>
    </w:p>
    <w:p w:rsidR="00107430" w:rsidRDefault="00107430">
      <w:pPr>
        <w:jc w:val="both"/>
        <w:rPr>
          <w:rFonts w:ascii="Times New Roman" w:eastAsia="Times New Roman" w:hAnsi="Times New Roman" w:cs="Times New Roman"/>
          <w:b/>
          <w:sz w:val="28"/>
          <w:szCs w:val="28"/>
        </w:rPr>
      </w:pPr>
    </w:p>
    <w:p w:rsidR="00107430" w:rsidRDefault="00107430">
      <w:pPr>
        <w:jc w:val="both"/>
        <w:rPr>
          <w:rFonts w:ascii="Times New Roman" w:eastAsia="Times New Roman" w:hAnsi="Times New Roman" w:cs="Times New Roman"/>
          <w:b/>
          <w:sz w:val="28"/>
          <w:szCs w:val="28"/>
        </w:rPr>
      </w:pPr>
    </w:p>
    <w:p w:rsidR="00107430" w:rsidRDefault="00107430">
      <w:pPr>
        <w:jc w:val="both"/>
        <w:rPr>
          <w:rFonts w:ascii="Times New Roman" w:eastAsia="Times New Roman" w:hAnsi="Times New Roman" w:cs="Times New Roman"/>
          <w:b/>
          <w:sz w:val="28"/>
          <w:szCs w:val="28"/>
        </w:rPr>
      </w:pPr>
    </w:p>
    <w:p w:rsidR="00107430" w:rsidRDefault="00107430">
      <w:pPr>
        <w:jc w:val="both"/>
        <w:rPr>
          <w:rFonts w:ascii="Times New Roman" w:eastAsia="Times New Roman" w:hAnsi="Times New Roman" w:cs="Times New Roman"/>
          <w:b/>
          <w:sz w:val="28"/>
          <w:szCs w:val="28"/>
        </w:rPr>
      </w:pPr>
    </w:p>
    <w:p w:rsidR="00107430" w:rsidRDefault="00107430">
      <w:pPr>
        <w:jc w:val="both"/>
        <w:rPr>
          <w:rFonts w:ascii="Times New Roman" w:eastAsia="Times New Roman" w:hAnsi="Times New Roman" w:cs="Times New Roman"/>
          <w:b/>
          <w:sz w:val="28"/>
          <w:szCs w:val="28"/>
        </w:rPr>
      </w:pPr>
    </w:p>
    <w:p w:rsidR="00107430" w:rsidRDefault="00107430">
      <w:pPr>
        <w:jc w:val="both"/>
        <w:rPr>
          <w:rFonts w:ascii="Times New Roman" w:eastAsia="Times New Roman" w:hAnsi="Times New Roman" w:cs="Times New Roman"/>
          <w:b/>
          <w:sz w:val="28"/>
          <w:szCs w:val="28"/>
        </w:rPr>
      </w:pPr>
    </w:p>
    <w:p w:rsidR="00107430" w:rsidRDefault="00107430">
      <w:pPr>
        <w:jc w:val="both"/>
        <w:rPr>
          <w:rFonts w:ascii="Times New Roman" w:eastAsia="Times New Roman" w:hAnsi="Times New Roman" w:cs="Times New Roman"/>
          <w:b/>
          <w:sz w:val="28"/>
          <w:szCs w:val="28"/>
        </w:rPr>
      </w:pPr>
    </w:p>
    <w:p w:rsidR="00107430" w:rsidRDefault="00107430">
      <w:pPr>
        <w:jc w:val="both"/>
        <w:rPr>
          <w:rFonts w:ascii="Times New Roman" w:eastAsia="Times New Roman" w:hAnsi="Times New Roman" w:cs="Times New Roman"/>
          <w:b/>
          <w:sz w:val="28"/>
          <w:szCs w:val="28"/>
        </w:rPr>
      </w:pPr>
    </w:p>
    <w:p w:rsidR="00107430" w:rsidRDefault="00107430">
      <w:pPr>
        <w:jc w:val="both"/>
        <w:rPr>
          <w:rFonts w:ascii="Times New Roman" w:eastAsia="Times New Roman" w:hAnsi="Times New Roman" w:cs="Times New Roman"/>
          <w:b/>
          <w:sz w:val="28"/>
          <w:szCs w:val="28"/>
        </w:rPr>
      </w:pPr>
    </w:p>
    <w:p w:rsidR="00107430" w:rsidRDefault="00257716">
      <w:pPr>
        <w:jc w:val="both"/>
        <w:rPr>
          <w:rFonts w:ascii="Times New Roman" w:eastAsia="Times New Roman" w:hAnsi="Times New Roman" w:cs="Times New Roman"/>
          <w:b/>
          <w:sz w:val="28"/>
          <w:szCs w:val="28"/>
        </w:rPr>
      </w:pPr>
      <w:r>
        <w:pict>
          <v:roundrect id="_x0000_s1040" style="position:absolute;left:0;text-align:left;margin-left:-11.85pt;margin-top:11.55pt;width:437.4pt;height:274.85pt;z-index:251657216;mso-position-horizontal:absolute;mso-position-horizontal-relative:margin;mso-position-vertical:absolute;mso-position-vertical-relative:text" arcsize="10923f" fillcolor="#ffc000 [3207]" strokecolor="#f2f2f2 [3041]" strokeweight="3pt">
            <v:shadow on="t" type="perspective" color="#7f5f00 [1607]" opacity=".5" offset="1pt" offset2="-1pt"/>
            <v:textbox>
              <w:txbxContent>
                <w:p w:rsidR="00B16CE8" w:rsidRDefault="00257716" w:rsidP="000118B0">
                  <w:pPr>
                    <w:jc w:val="center"/>
                    <w:rPr>
                      <w:rFonts w:ascii="Times New Roman" w:hAnsi="Times New Roman" w:cs="Times New Roman"/>
                      <w:sz w:val="96"/>
                      <w:szCs w:val="96"/>
                    </w:rPr>
                  </w:pPr>
                </w:p>
                <w:p w:rsidR="00B16CE8" w:rsidRPr="00FB4329" w:rsidRDefault="00257716" w:rsidP="000118B0">
                  <w:pPr>
                    <w:jc w:val="center"/>
                    <w:rPr>
                      <w:rFonts w:ascii="Times New Roman" w:hAnsi="Times New Roman" w:cs="Times New Roman"/>
                      <w:sz w:val="96"/>
                      <w:szCs w:val="96"/>
                    </w:rPr>
                  </w:pPr>
                  <w:r>
                    <w:rPr>
                      <w:rFonts w:ascii="Times New Roman" w:hAnsi="Times New Roman" w:cs="Times New Roman"/>
                      <w:sz w:val="96"/>
                      <w:szCs w:val="96"/>
                    </w:rPr>
                    <w:t xml:space="preserve">MATERIELS ET </w:t>
                  </w:r>
                  <w:r>
                    <w:rPr>
                      <w:rFonts w:ascii="Times New Roman" w:hAnsi="Times New Roman" w:cs="Times New Roman"/>
                      <w:sz w:val="96"/>
                      <w:szCs w:val="96"/>
                    </w:rPr>
                    <w:t>METHODES</w:t>
                  </w:r>
                </w:p>
              </w:txbxContent>
            </v:textbox>
            <w10:wrap anchorx="margin"/>
          </v:roundrect>
        </w:pict>
      </w:r>
    </w:p>
    <w:p w:rsidR="00107430" w:rsidRDefault="00107430">
      <w:pPr>
        <w:jc w:val="both"/>
        <w:rPr>
          <w:rFonts w:ascii="Times New Roman" w:eastAsia="Times New Roman" w:hAnsi="Times New Roman" w:cs="Times New Roman"/>
          <w:b/>
          <w:sz w:val="28"/>
          <w:szCs w:val="28"/>
        </w:rPr>
      </w:pPr>
    </w:p>
    <w:p w:rsidR="00107430" w:rsidRDefault="00107430">
      <w:pPr>
        <w:jc w:val="both"/>
        <w:rPr>
          <w:rFonts w:ascii="Times New Roman" w:eastAsia="Times New Roman" w:hAnsi="Times New Roman" w:cs="Times New Roman"/>
          <w:b/>
          <w:sz w:val="28"/>
          <w:szCs w:val="28"/>
        </w:rPr>
      </w:pPr>
    </w:p>
    <w:p w:rsidR="00107430" w:rsidRDefault="00107430">
      <w:pPr>
        <w:jc w:val="both"/>
        <w:rPr>
          <w:rFonts w:ascii="Times New Roman" w:eastAsia="Times New Roman" w:hAnsi="Times New Roman" w:cs="Times New Roman"/>
          <w:b/>
          <w:sz w:val="28"/>
          <w:szCs w:val="28"/>
        </w:rPr>
      </w:pPr>
    </w:p>
    <w:p w:rsidR="00107430" w:rsidRDefault="00107430">
      <w:pPr>
        <w:jc w:val="both"/>
        <w:rPr>
          <w:rFonts w:ascii="Times New Roman" w:eastAsia="Times New Roman" w:hAnsi="Times New Roman" w:cs="Times New Roman"/>
          <w:b/>
          <w:sz w:val="28"/>
          <w:szCs w:val="28"/>
        </w:rPr>
      </w:pPr>
    </w:p>
    <w:p w:rsidR="00107430" w:rsidRDefault="00107430">
      <w:pPr>
        <w:jc w:val="both"/>
        <w:rPr>
          <w:rFonts w:ascii="Times New Roman" w:eastAsia="Times New Roman" w:hAnsi="Times New Roman" w:cs="Times New Roman"/>
          <w:b/>
          <w:sz w:val="28"/>
          <w:szCs w:val="28"/>
        </w:rPr>
      </w:pPr>
    </w:p>
    <w:p w:rsidR="00107430" w:rsidRDefault="00107430">
      <w:pPr>
        <w:jc w:val="both"/>
        <w:rPr>
          <w:rFonts w:ascii="Times New Roman" w:eastAsia="Times New Roman" w:hAnsi="Times New Roman" w:cs="Times New Roman"/>
          <w:b/>
          <w:sz w:val="28"/>
          <w:szCs w:val="28"/>
        </w:rPr>
      </w:pPr>
    </w:p>
    <w:p w:rsidR="00107430" w:rsidRDefault="00107430">
      <w:pPr>
        <w:jc w:val="both"/>
        <w:rPr>
          <w:rFonts w:ascii="Times New Roman" w:eastAsia="Times New Roman" w:hAnsi="Times New Roman" w:cs="Times New Roman"/>
          <w:b/>
          <w:sz w:val="28"/>
          <w:szCs w:val="28"/>
        </w:rPr>
      </w:pPr>
    </w:p>
    <w:p w:rsidR="00107430" w:rsidRDefault="00107430">
      <w:pPr>
        <w:jc w:val="both"/>
        <w:rPr>
          <w:rFonts w:ascii="Times New Roman" w:eastAsia="Times New Roman" w:hAnsi="Times New Roman" w:cs="Times New Roman"/>
          <w:b/>
          <w:sz w:val="28"/>
          <w:szCs w:val="28"/>
        </w:rPr>
      </w:pPr>
    </w:p>
    <w:p w:rsidR="00107430" w:rsidRDefault="00107430">
      <w:pPr>
        <w:jc w:val="both"/>
        <w:rPr>
          <w:rFonts w:ascii="Times New Roman" w:eastAsia="Times New Roman" w:hAnsi="Times New Roman" w:cs="Times New Roman"/>
          <w:b/>
          <w:sz w:val="28"/>
          <w:szCs w:val="28"/>
        </w:rPr>
      </w:pPr>
    </w:p>
    <w:p w:rsidR="00107430" w:rsidRDefault="00107430">
      <w:pPr>
        <w:jc w:val="both"/>
        <w:rPr>
          <w:rFonts w:ascii="Times New Roman" w:eastAsia="Times New Roman" w:hAnsi="Times New Roman" w:cs="Times New Roman"/>
          <w:b/>
          <w:sz w:val="28"/>
          <w:szCs w:val="28"/>
        </w:rPr>
      </w:pPr>
    </w:p>
    <w:p w:rsidR="00107430" w:rsidRDefault="00107430">
      <w:pPr>
        <w:jc w:val="both"/>
        <w:rPr>
          <w:rFonts w:ascii="Times New Roman" w:eastAsia="Times New Roman" w:hAnsi="Times New Roman" w:cs="Times New Roman"/>
          <w:b/>
          <w:sz w:val="28"/>
          <w:szCs w:val="28"/>
        </w:rPr>
      </w:pPr>
    </w:p>
    <w:p w:rsidR="00107430" w:rsidRDefault="00107430">
      <w:pPr>
        <w:jc w:val="both"/>
        <w:rPr>
          <w:rFonts w:ascii="Times New Roman" w:eastAsia="Times New Roman" w:hAnsi="Times New Roman" w:cs="Times New Roman"/>
          <w:b/>
          <w:sz w:val="28"/>
          <w:szCs w:val="28"/>
        </w:rPr>
      </w:pPr>
    </w:p>
    <w:p w:rsidR="00107430" w:rsidRDefault="00107430">
      <w:pPr>
        <w:jc w:val="both"/>
        <w:rPr>
          <w:rFonts w:ascii="Times New Roman" w:eastAsia="Times New Roman" w:hAnsi="Times New Roman" w:cs="Times New Roman"/>
          <w:b/>
          <w:sz w:val="28"/>
          <w:szCs w:val="28"/>
        </w:rPr>
      </w:pPr>
    </w:p>
    <w:p w:rsidR="00107430" w:rsidRDefault="00107430">
      <w:pPr>
        <w:jc w:val="both"/>
        <w:rPr>
          <w:rFonts w:ascii="Times New Roman" w:eastAsia="Times New Roman" w:hAnsi="Times New Roman" w:cs="Times New Roman"/>
          <w:b/>
          <w:sz w:val="28"/>
          <w:szCs w:val="28"/>
        </w:rPr>
      </w:pPr>
    </w:p>
    <w:p w:rsidR="00107430" w:rsidRDefault="00107430">
      <w:pPr>
        <w:jc w:val="both"/>
        <w:rPr>
          <w:rFonts w:ascii="Times New Roman" w:eastAsia="Times New Roman" w:hAnsi="Times New Roman" w:cs="Times New Roman"/>
          <w:b/>
          <w:sz w:val="28"/>
          <w:szCs w:val="28"/>
        </w:rPr>
      </w:pPr>
    </w:p>
    <w:p w:rsidR="00107430" w:rsidRDefault="00107430">
      <w:pPr>
        <w:jc w:val="both"/>
        <w:rPr>
          <w:rFonts w:ascii="Times New Roman" w:eastAsia="Times New Roman" w:hAnsi="Times New Roman" w:cs="Times New Roman"/>
          <w:b/>
          <w:sz w:val="28"/>
          <w:szCs w:val="28"/>
        </w:rPr>
      </w:pPr>
    </w:p>
    <w:p w:rsidR="00107430" w:rsidRDefault="00257716">
      <w:pPr>
        <w:numPr>
          <w:ilvl w:val="0"/>
          <w:numId w:val="12"/>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Matériels et méthodes</w:t>
      </w:r>
    </w:p>
    <w:p w:rsidR="00107430" w:rsidRDefault="00257716">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Cadre de l’étude</w:t>
      </w:r>
    </w:p>
    <w:p w:rsidR="00107430" w:rsidRDefault="00257716">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CHU GABRIEL TOURE ET </w:t>
      </w:r>
      <w:proofErr w:type="gramStart"/>
      <w:r>
        <w:rPr>
          <w:rFonts w:ascii="Times New Roman" w:eastAsia="Times New Roman" w:hAnsi="Times New Roman" w:cs="Times New Roman"/>
          <w:b/>
          <w:color w:val="000000"/>
          <w:sz w:val="28"/>
          <w:szCs w:val="28"/>
        </w:rPr>
        <w:t>COMMUNE  II</w:t>
      </w:r>
      <w:proofErr w:type="gramEnd"/>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L’histoire de la </w:t>
      </w:r>
      <w:proofErr w:type="gramStart"/>
      <w:r>
        <w:rPr>
          <w:rFonts w:ascii="Times New Roman" w:eastAsia="Times New Roman" w:hAnsi="Times New Roman" w:cs="Times New Roman"/>
          <w:sz w:val="28"/>
          <w:szCs w:val="28"/>
        </w:rPr>
        <w:t>Commune  II</w:t>
      </w:r>
      <w:proofErr w:type="gramEnd"/>
      <w:r>
        <w:rPr>
          <w:rFonts w:ascii="Times New Roman" w:eastAsia="Times New Roman" w:hAnsi="Times New Roman" w:cs="Times New Roman"/>
          <w:sz w:val="28"/>
          <w:szCs w:val="28"/>
        </w:rPr>
        <w:t xml:space="preserve"> se confond avec celle de la ville de Bamako.</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La ville de Bamako a été créée vers le XVIème siècle par les </w:t>
      </w:r>
      <w:proofErr w:type="spellStart"/>
      <w:r>
        <w:rPr>
          <w:rFonts w:ascii="Times New Roman" w:eastAsia="Times New Roman" w:hAnsi="Times New Roman" w:cs="Times New Roman"/>
          <w:sz w:val="28"/>
          <w:szCs w:val="28"/>
        </w:rPr>
        <w:t>Niakaté</w:t>
      </w:r>
      <w:proofErr w:type="spellEnd"/>
      <w:r>
        <w:rPr>
          <w:rFonts w:ascii="Times New Roman" w:eastAsia="Times New Roman" w:hAnsi="Times New Roman" w:cs="Times New Roman"/>
          <w:sz w:val="28"/>
          <w:szCs w:val="28"/>
        </w:rPr>
        <w:t xml:space="preserve">, actuel </w:t>
      </w:r>
      <w:proofErr w:type="spellStart"/>
      <w:r>
        <w:rPr>
          <w:rFonts w:ascii="Times New Roman" w:eastAsia="Times New Roman" w:hAnsi="Times New Roman" w:cs="Times New Roman"/>
          <w:sz w:val="28"/>
          <w:szCs w:val="28"/>
        </w:rPr>
        <w:t>Niaré</w:t>
      </w:r>
      <w:proofErr w:type="spellEnd"/>
      <w:r>
        <w:rPr>
          <w:rFonts w:ascii="Times New Roman" w:eastAsia="Times New Roman" w:hAnsi="Times New Roman" w:cs="Times New Roman"/>
          <w:sz w:val="28"/>
          <w:szCs w:val="28"/>
        </w:rPr>
        <w:t xml:space="preserve">, originaire du </w:t>
      </w:r>
      <w:proofErr w:type="spellStart"/>
      <w:r>
        <w:rPr>
          <w:rFonts w:ascii="Times New Roman" w:eastAsia="Times New Roman" w:hAnsi="Times New Roman" w:cs="Times New Roman"/>
          <w:sz w:val="28"/>
          <w:szCs w:val="28"/>
        </w:rPr>
        <w:t>Kaarta</w:t>
      </w:r>
      <w:proofErr w:type="spellEnd"/>
      <w:r>
        <w:rPr>
          <w:rFonts w:ascii="Times New Roman" w:eastAsia="Times New Roman" w:hAnsi="Times New Roman" w:cs="Times New Roman"/>
          <w:sz w:val="28"/>
          <w:szCs w:val="28"/>
        </w:rPr>
        <w:t xml:space="preserve"> dans le Cercle de Nioro.</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 ville s’est développée sur la rive gauche du Niger entre le marigot </w:t>
      </w:r>
      <w:proofErr w:type="spellStart"/>
      <w:r>
        <w:rPr>
          <w:rFonts w:ascii="Times New Roman" w:eastAsia="Times New Roman" w:hAnsi="Times New Roman" w:cs="Times New Roman"/>
          <w:sz w:val="28"/>
          <w:szCs w:val="28"/>
        </w:rPr>
        <w:t>Woyowayanko</w:t>
      </w:r>
      <w:proofErr w:type="spellEnd"/>
      <w:r>
        <w:rPr>
          <w:rFonts w:ascii="Times New Roman" w:eastAsia="Times New Roman" w:hAnsi="Times New Roman" w:cs="Times New Roman"/>
          <w:sz w:val="28"/>
          <w:szCs w:val="28"/>
        </w:rPr>
        <w:t xml:space="preserve"> et le marigot de </w:t>
      </w:r>
      <w:proofErr w:type="spellStart"/>
      <w:r>
        <w:rPr>
          <w:rFonts w:ascii="Times New Roman" w:eastAsia="Times New Roman" w:hAnsi="Times New Roman" w:cs="Times New Roman"/>
          <w:sz w:val="28"/>
          <w:szCs w:val="28"/>
        </w:rPr>
        <w:t>Banconi</w:t>
      </w:r>
      <w:proofErr w:type="spellEnd"/>
      <w:r>
        <w:rPr>
          <w:rFonts w:ascii="Times New Roman" w:eastAsia="Times New Roman" w:hAnsi="Times New Roman" w:cs="Times New Roman"/>
          <w:sz w:val="28"/>
          <w:szCs w:val="28"/>
        </w:rPr>
        <w:t>.</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 1</w:t>
      </w:r>
      <w:r>
        <w:rPr>
          <w:rFonts w:ascii="Times New Roman" w:eastAsia="Times New Roman" w:hAnsi="Times New Roman" w:cs="Times New Roman"/>
          <w:sz w:val="28"/>
          <w:szCs w:val="28"/>
          <w:vertAlign w:val="superscript"/>
        </w:rPr>
        <w:t>er</w:t>
      </w:r>
      <w:r>
        <w:rPr>
          <w:rFonts w:ascii="Times New Roman" w:eastAsia="Times New Roman" w:hAnsi="Times New Roman" w:cs="Times New Roman"/>
          <w:sz w:val="28"/>
          <w:szCs w:val="28"/>
        </w:rPr>
        <w:t xml:space="preserve"> quartier c</w:t>
      </w:r>
      <w:r>
        <w:rPr>
          <w:rFonts w:ascii="Times New Roman" w:eastAsia="Times New Roman" w:hAnsi="Times New Roman" w:cs="Times New Roman"/>
          <w:sz w:val="28"/>
          <w:szCs w:val="28"/>
        </w:rPr>
        <w:t xml:space="preserve">rée par les </w:t>
      </w:r>
      <w:proofErr w:type="spellStart"/>
      <w:r>
        <w:rPr>
          <w:rFonts w:ascii="Times New Roman" w:eastAsia="Times New Roman" w:hAnsi="Times New Roman" w:cs="Times New Roman"/>
          <w:sz w:val="28"/>
          <w:szCs w:val="28"/>
        </w:rPr>
        <w:t>Niaré</w:t>
      </w:r>
      <w:proofErr w:type="spellEnd"/>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autour du quel</w:t>
      </w:r>
      <w:proofErr w:type="gramEnd"/>
      <w:r>
        <w:rPr>
          <w:rFonts w:ascii="Times New Roman" w:eastAsia="Times New Roman" w:hAnsi="Times New Roman" w:cs="Times New Roman"/>
          <w:sz w:val="28"/>
          <w:szCs w:val="28"/>
        </w:rPr>
        <w:t xml:space="preserve"> s’est développé le village de Bamako fut </w:t>
      </w:r>
      <w:proofErr w:type="spellStart"/>
      <w:r>
        <w:rPr>
          <w:rFonts w:ascii="Times New Roman" w:eastAsia="Times New Roman" w:hAnsi="Times New Roman" w:cs="Times New Roman"/>
          <w:sz w:val="28"/>
          <w:szCs w:val="28"/>
        </w:rPr>
        <w:t>Sikoro</w:t>
      </w:r>
      <w:proofErr w:type="spellEnd"/>
      <w:r>
        <w:rPr>
          <w:rFonts w:ascii="Times New Roman" w:eastAsia="Times New Roman" w:hAnsi="Times New Roman" w:cs="Times New Roman"/>
          <w:sz w:val="28"/>
          <w:szCs w:val="28"/>
        </w:rPr>
        <w:t>.</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Les colons ont occupé le centre commercial de Bamako (grand marché, </w:t>
      </w:r>
      <w:proofErr w:type="spellStart"/>
      <w:r>
        <w:rPr>
          <w:rFonts w:ascii="Times New Roman" w:eastAsia="Times New Roman" w:hAnsi="Times New Roman" w:cs="Times New Roman"/>
          <w:sz w:val="28"/>
          <w:szCs w:val="28"/>
        </w:rPr>
        <w:t>Dibida</w:t>
      </w:r>
      <w:proofErr w:type="spellEnd"/>
      <w:r>
        <w:rPr>
          <w:rFonts w:ascii="Times New Roman" w:eastAsia="Times New Roman" w:hAnsi="Times New Roman" w:cs="Times New Roman"/>
          <w:sz w:val="28"/>
          <w:szCs w:val="28"/>
        </w:rPr>
        <w:t xml:space="preserve">). En 1978 la Commune </w:t>
      </w:r>
      <w:proofErr w:type="gramStart"/>
      <w:r>
        <w:rPr>
          <w:rFonts w:ascii="Times New Roman" w:eastAsia="Times New Roman" w:hAnsi="Times New Roman" w:cs="Times New Roman"/>
          <w:sz w:val="28"/>
          <w:szCs w:val="28"/>
        </w:rPr>
        <w:t>II  comme</w:t>
      </w:r>
      <w:proofErr w:type="gramEnd"/>
      <w:r>
        <w:rPr>
          <w:rFonts w:ascii="Times New Roman" w:eastAsia="Times New Roman" w:hAnsi="Times New Roman" w:cs="Times New Roman"/>
          <w:sz w:val="28"/>
          <w:szCs w:val="28"/>
        </w:rPr>
        <w:t xml:space="preserve"> toutes les communes du district de Bamako a été créée par l’ordonnan</w:t>
      </w:r>
      <w:r>
        <w:rPr>
          <w:rFonts w:ascii="Times New Roman" w:eastAsia="Times New Roman" w:hAnsi="Times New Roman" w:cs="Times New Roman"/>
          <w:sz w:val="28"/>
          <w:szCs w:val="28"/>
        </w:rPr>
        <w:t>ce n°783 / CMLN du 18 août 1978 et la loi n° 96.025 du 18 février 1996 fixant statut spécial du district de Bamako.</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 Centre hospitalier universitaire Gabriel Touré (CHU GT) est le deuxième hôpital de Bamako. Il a été créé le 17 janvier 1959 à la place d’</w:t>
      </w:r>
      <w:r>
        <w:rPr>
          <w:rFonts w:ascii="Times New Roman" w:eastAsia="Times New Roman" w:hAnsi="Times New Roman" w:cs="Times New Roman"/>
          <w:sz w:val="28"/>
          <w:szCs w:val="28"/>
        </w:rPr>
        <w:t>un ancien dispensaire central. Il porte le nom d’un jeune médecin et humaniste soudanais né en 1910 à Ouagadougou et mort en 1935 après avoir été contaminé par un malade atteint de la peste pulmonaire. Il comporte 21 services médico-chirurgicaux dont le se</w:t>
      </w:r>
      <w:r>
        <w:rPr>
          <w:rFonts w:ascii="Times New Roman" w:eastAsia="Times New Roman" w:hAnsi="Times New Roman" w:cs="Times New Roman"/>
          <w:sz w:val="28"/>
          <w:szCs w:val="28"/>
        </w:rPr>
        <w:t xml:space="preserve">rvice de gynéco-obstétrique, le service de pédiatrie et le service d’anesthésie-réanimation.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Le </w:t>
      </w:r>
      <w:proofErr w:type="gramStart"/>
      <w:r>
        <w:rPr>
          <w:rFonts w:ascii="Times New Roman" w:eastAsia="Times New Roman" w:hAnsi="Times New Roman" w:cs="Times New Roman"/>
          <w:b/>
          <w:sz w:val="28"/>
          <w:szCs w:val="28"/>
        </w:rPr>
        <w:t>département  de</w:t>
      </w:r>
      <w:proofErr w:type="gramEnd"/>
      <w:r>
        <w:rPr>
          <w:rFonts w:ascii="Times New Roman" w:eastAsia="Times New Roman" w:hAnsi="Times New Roman" w:cs="Times New Roman"/>
          <w:b/>
          <w:sz w:val="28"/>
          <w:szCs w:val="28"/>
        </w:rPr>
        <w:t xml:space="preserve"> gynécologie- obstétrique </w:t>
      </w:r>
      <w:r>
        <w:rPr>
          <w:rFonts w:ascii="Times New Roman" w:eastAsia="Times New Roman" w:hAnsi="Times New Roman" w:cs="Times New Roman"/>
          <w:sz w:val="28"/>
          <w:szCs w:val="28"/>
        </w:rPr>
        <w:t xml:space="preserve">du CHU Gabriel Touré est situé à l’aile Est du pavillon </w:t>
      </w:r>
      <w:proofErr w:type="spellStart"/>
      <w:r>
        <w:rPr>
          <w:rFonts w:ascii="Times New Roman" w:eastAsia="Times New Roman" w:hAnsi="Times New Roman" w:cs="Times New Roman"/>
          <w:sz w:val="28"/>
          <w:szCs w:val="28"/>
        </w:rPr>
        <w:t>Benitieni</w:t>
      </w:r>
      <w:proofErr w:type="spellEnd"/>
      <w:r>
        <w:rPr>
          <w:rFonts w:ascii="Times New Roman" w:eastAsia="Times New Roman" w:hAnsi="Times New Roman" w:cs="Times New Roman"/>
          <w:sz w:val="28"/>
          <w:szCs w:val="28"/>
        </w:rPr>
        <w:t xml:space="preserve"> Fofana qu’il partage avec d’autres services. Il a d</w:t>
      </w:r>
      <w:r>
        <w:rPr>
          <w:rFonts w:ascii="Times New Roman" w:eastAsia="Times New Roman" w:hAnsi="Times New Roman" w:cs="Times New Roman"/>
          <w:sz w:val="28"/>
          <w:szCs w:val="28"/>
        </w:rPr>
        <w:t xml:space="preserve">eux niveaux comportant 46 lits répartis entre 8 salles d’hospitalisation (six salles au </w:t>
      </w:r>
      <w:proofErr w:type="spellStart"/>
      <w:r>
        <w:rPr>
          <w:rFonts w:ascii="Times New Roman" w:eastAsia="Times New Roman" w:hAnsi="Times New Roman" w:cs="Times New Roman"/>
          <w:sz w:val="28"/>
          <w:szCs w:val="28"/>
        </w:rPr>
        <w:t>rez</w:t>
      </w:r>
      <w:proofErr w:type="spellEnd"/>
      <w:r>
        <w:rPr>
          <w:rFonts w:ascii="Times New Roman" w:eastAsia="Times New Roman" w:hAnsi="Times New Roman" w:cs="Times New Roman"/>
          <w:sz w:val="28"/>
          <w:szCs w:val="28"/>
        </w:rPr>
        <w:t xml:space="preserve"> de chaussée dont une salle réservée pour les grossesses pathologiques et 2 grandes salles au 1</w:t>
      </w:r>
      <w:r>
        <w:rPr>
          <w:rFonts w:ascii="Times New Roman" w:eastAsia="Times New Roman" w:hAnsi="Times New Roman" w:cs="Times New Roman"/>
          <w:sz w:val="28"/>
          <w:szCs w:val="28"/>
          <w:vertAlign w:val="superscript"/>
        </w:rPr>
        <w:t>er</w:t>
      </w:r>
      <w:r>
        <w:rPr>
          <w:rFonts w:ascii="Times New Roman" w:eastAsia="Times New Roman" w:hAnsi="Times New Roman" w:cs="Times New Roman"/>
          <w:sz w:val="28"/>
          <w:szCs w:val="28"/>
        </w:rPr>
        <w:t xml:space="preserve"> étage).</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Le personnel comprend </w:t>
      </w:r>
      <w:r>
        <w:rPr>
          <w:rFonts w:ascii="Times New Roman" w:eastAsia="Times New Roman" w:hAnsi="Times New Roman" w:cs="Times New Roman"/>
          <w:sz w:val="28"/>
          <w:szCs w:val="28"/>
        </w:rPr>
        <w:t>:</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 </w:t>
      </w:r>
      <w:proofErr w:type="gramStart"/>
      <w:r>
        <w:rPr>
          <w:rFonts w:ascii="Times New Roman" w:eastAsia="Times New Roman" w:hAnsi="Times New Roman" w:cs="Times New Roman"/>
          <w:sz w:val="28"/>
          <w:szCs w:val="28"/>
        </w:rPr>
        <w:t>professeurs  en</w:t>
      </w:r>
      <w:proofErr w:type="gramEnd"/>
      <w:r>
        <w:rPr>
          <w:rFonts w:ascii="Times New Roman" w:eastAsia="Times New Roman" w:hAnsi="Times New Roman" w:cs="Times New Roman"/>
          <w:sz w:val="28"/>
          <w:szCs w:val="28"/>
        </w:rPr>
        <w:t xml:space="preserve"> gynécologie-obs</w:t>
      </w:r>
      <w:r>
        <w:rPr>
          <w:rFonts w:ascii="Times New Roman" w:eastAsia="Times New Roman" w:hAnsi="Times New Roman" w:cs="Times New Roman"/>
          <w:sz w:val="28"/>
          <w:szCs w:val="28"/>
        </w:rPr>
        <w:t>tétrique dont un qui est le chef de service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 gynécologues- obstétriciens dont deux </w:t>
      </w:r>
      <w:proofErr w:type="spellStart"/>
      <w:r>
        <w:rPr>
          <w:rFonts w:ascii="Times New Roman" w:eastAsia="Times New Roman" w:hAnsi="Times New Roman" w:cs="Times New Roman"/>
          <w:sz w:val="28"/>
          <w:szCs w:val="28"/>
        </w:rPr>
        <w:t>maitres-assistants</w:t>
      </w:r>
      <w:proofErr w:type="spellEnd"/>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Des médecins en spécialisation </w:t>
      </w:r>
      <w:proofErr w:type="gramStart"/>
      <w:r>
        <w:rPr>
          <w:rFonts w:ascii="Times New Roman" w:eastAsia="Times New Roman" w:hAnsi="Times New Roman" w:cs="Times New Roman"/>
          <w:sz w:val="28"/>
          <w:szCs w:val="28"/>
        </w:rPr>
        <w:t>en  gynécologie</w:t>
      </w:r>
      <w:proofErr w:type="gramEnd"/>
      <w:r>
        <w:rPr>
          <w:rFonts w:ascii="Times New Roman" w:eastAsia="Times New Roman" w:hAnsi="Times New Roman" w:cs="Times New Roman"/>
          <w:sz w:val="28"/>
          <w:szCs w:val="28"/>
        </w:rPr>
        <w:t>- obstétrique de nombre variables.</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des étudiants faisant fonctions d’interne ;</w:t>
      </w:r>
      <w:r>
        <w:rPr>
          <w:rFonts w:ascii="Times New Roman" w:eastAsia="Times New Roman" w:hAnsi="Times New Roman" w:cs="Times New Roman"/>
          <w:sz w:val="28"/>
          <w:szCs w:val="28"/>
        </w:rPr>
        <w:tab/>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Une sage-femme m</w:t>
      </w:r>
      <w:r>
        <w:rPr>
          <w:rFonts w:ascii="Times New Roman" w:eastAsia="Times New Roman" w:hAnsi="Times New Roman" w:cs="Times New Roman"/>
          <w:sz w:val="28"/>
          <w:szCs w:val="28"/>
        </w:rPr>
        <w:t>aîtresse, 24 sages-femmes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- 10 </w:t>
      </w:r>
      <w:proofErr w:type="gramStart"/>
      <w:r>
        <w:rPr>
          <w:rFonts w:ascii="Times New Roman" w:eastAsia="Times New Roman" w:hAnsi="Times New Roman" w:cs="Times New Roman"/>
          <w:sz w:val="28"/>
          <w:szCs w:val="28"/>
        </w:rPr>
        <w:t>infirmières;</w:t>
      </w:r>
      <w:proofErr w:type="gramEnd"/>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 aides de bloc </w:t>
      </w:r>
      <w:proofErr w:type="gramStart"/>
      <w:r>
        <w:rPr>
          <w:rFonts w:ascii="Times New Roman" w:eastAsia="Times New Roman" w:hAnsi="Times New Roman" w:cs="Times New Roman"/>
          <w:sz w:val="28"/>
          <w:szCs w:val="28"/>
        </w:rPr>
        <w:t>opératoire;</w:t>
      </w:r>
      <w:proofErr w:type="gramEnd"/>
      <w:r>
        <w:rPr>
          <w:rFonts w:ascii="Times New Roman" w:eastAsia="Times New Roman" w:hAnsi="Times New Roman" w:cs="Times New Roman"/>
          <w:sz w:val="28"/>
          <w:szCs w:val="28"/>
        </w:rPr>
        <w:t xml:space="preserve"> 5 techniciens de surface.</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 service dispose d’un bloc opératoire avec deux salles fonctionnelles : une salle opératoire qui fonctionne 2 à 3 jours par semaine pour les interventio</w:t>
      </w:r>
      <w:r>
        <w:rPr>
          <w:rFonts w:ascii="Times New Roman" w:eastAsia="Times New Roman" w:hAnsi="Times New Roman" w:cs="Times New Roman"/>
          <w:sz w:val="28"/>
          <w:szCs w:val="28"/>
        </w:rPr>
        <w:t xml:space="preserve">ns programmées et d’une salle pour les urgences chirurgicales gynécologiques et obstétricales et qui fonctionne 24heures sur vingt-quatre.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Toutes les salles sont équipées d’un appareil d’anesthésie avec un respirateur fonctionnel, et d’un moniteur multip</w:t>
      </w:r>
      <w:r>
        <w:rPr>
          <w:rFonts w:ascii="Times New Roman" w:eastAsia="Times New Roman" w:hAnsi="Times New Roman" w:cs="Times New Roman"/>
          <w:sz w:val="28"/>
          <w:szCs w:val="28"/>
        </w:rPr>
        <w:t xml:space="preserve">aramétrique (PANI, SpO2, FC, FR, tracé ECG).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Les salles de SSPI ne sont pas équipées de moniteurs de surveillance. Le personnel utilise les tensiomètres manuels pour la surveillance </w:t>
      </w:r>
      <w:proofErr w:type="spellStart"/>
      <w:r>
        <w:rPr>
          <w:rFonts w:ascii="Times New Roman" w:eastAsia="Times New Roman" w:hAnsi="Times New Roman" w:cs="Times New Roman"/>
          <w:sz w:val="28"/>
          <w:szCs w:val="28"/>
        </w:rPr>
        <w:t>postopératoire</w:t>
      </w:r>
      <w:proofErr w:type="spellEnd"/>
      <w:r>
        <w:rPr>
          <w:rFonts w:ascii="Times New Roman" w:eastAsia="Times New Roman" w:hAnsi="Times New Roman" w:cs="Times New Roman"/>
          <w:sz w:val="28"/>
          <w:szCs w:val="28"/>
        </w:rPr>
        <w:t>. Seuls les malades ayant une défaillance d’organe bénéfici</w:t>
      </w:r>
      <w:r>
        <w:rPr>
          <w:rFonts w:ascii="Times New Roman" w:eastAsia="Times New Roman" w:hAnsi="Times New Roman" w:cs="Times New Roman"/>
          <w:sz w:val="28"/>
          <w:szCs w:val="28"/>
        </w:rPr>
        <w:t xml:space="preserve">ent de l’utilisation d’une surveillance rapprochée grâce à l’un des moniteurs multiparamétriques du bloc opératoire.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Le service compte deux </w:t>
      </w:r>
      <w:proofErr w:type="gramStart"/>
      <w:r>
        <w:rPr>
          <w:rFonts w:ascii="Times New Roman" w:eastAsia="Times New Roman" w:hAnsi="Times New Roman" w:cs="Times New Roman"/>
          <w:sz w:val="28"/>
          <w:szCs w:val="28"/>
        </w:rPr>
        <w:t>box  de</w:t>
      </w:r>
      <w:proofErr w:type="gramEnd"/>
      <w:r>
        <w:rPr>
          <w:rFonts w:ascii="Times New Roman" w:eastAsia="Times New Roman" w:hAnsi="Times New Roman" w:cs="Times New Roman"/>
          <w:sz w:val="28"/>
          <w:szCs w:val="28"/>
        </w:rPr>
        <w:t xml:space="preserve"> consultation externe pour les consultations gynécologiques et obstétricales qui fonctionnent du lundi au ve</w:t>
      </w:r>
      <w:r>
        <w:rPr>
          <w:rFonts w:ascii="Times New Roman" w:eastAsia="Times New Roman" w:hAnsi="Times New Roman" w:cs="Times New Roman"/>
          <w:sz w:val="28"/>
          <w:szCs w:val="28"/>
        </w:rPr>
        <w:t xml:space="preserve">ndredi ;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Une salle de consultation pour les urgences gynécologiques et obstétricales fonctionnelle vingt-quatre heures sur vingt-quatre.</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Une unité de dépistage pour le cancer du col de l’utérus et du sein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Une salle d’accouchement avec trois (03) tables </w:t>
      </w:r>
      <w:r>
        <w:rPr>
          <w:rFonts w:ascii="Times New Roman" w:eastAsia="Times New Roman" w:hAnsi="Times New Roman" w:cs="Times New Roman"/>
          <w:sz w:val="28"/>
          <w:szCs w:val="28"/>
        </w:rPr>
        <w:t>d’accouchement</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Une salle de néonatologie pour la prise en charge immédiate des nouveau-nés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Une salle de PF et de soins après </w:t>
      </w:r>
      <w:proofErr w:type="gramStart"/>
      <w:r>
        <w:rPr>
          <w:rFonts w:ascii="Times New Roman" w:eastAsia="Times New Roman" w:hAnsi="Times New Roman" w:cs="Times New Roman"/>
          <w:sz w:val="28"/>
          <w:szCs w:val="28"/>
        </w:rPr>
        <w:t>avortement  équipé</w:t>
      </w:r>
      <w:proofErr w:type="gramEnd"/>
      <w:r>
        <w:rPr>
          <w:rFonts w:ascii="Times New Roman" w:eastAsia="Times New Roman" w:hAnsi="Times New Roman" w:cs="Times New Roman"/>
          <w:sz w:val="28"/>
          <w:szCs w:val="28"/>
        </w:rPr>
        <w:t xml:space="preserve"> pour pouvoir répondre aux besoins de soins de qualité en matière de SAA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Des salles de garde pour </w:t>
      </w:r>
      <w:proofErr w:type="gramStart"/>
      <w:r>
        <w:rPr>
          <w:rFonts w:ascii="Times New Roman" w:eastAsia="Times New Roman" w:hAnsi="Times New Roman" w:cs="Times New Roman"/>
          <w:sz w:val="28"/>
          <w:szCs w:val="28"/>
        </w:rPr>
        <w:t>les  faisant</w:t>
      </w:r>
      <w:proofErr w:type="gramEnd"/>
      <w:r>
        <w:rPr>
          <w:rFonts w:ascii="Times New Roman" w:eastAsia="Times New Roman" w:hAnsi="Times New Roman" w:cs="Times New Roman"/>
          <w:sz w:val="28"/>
          <w:szCs w:val="28"/>
        </w:rPr>
        <w:t xml:space="preserve">  fonction d’interne, les médecins en spécialisation en gynéco-obstétrique, les sage femmes</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1110 césariennes ont été réalisées en 2018.</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Le </w:t>
      </w:r>
      <w:proofErr w:type="gramStart"/>
      <w:r>
        <w:rPr>
          <w:rFonts w:ascii="Times New Roman" w:eastAsia="Times New Roman" w:hAnsi="Times New Roman" w:cs="Times New Roman"/>
          <w:b/>
          <w:sz w:val="28"/>
          <w:szCs w:val="28"/>
        </w:rPr>
        <w:t>département  d’Anesthésie</w:t>
      </w:r>
      <w:proofErr w:type="gramEnd"/>
      <w:r>
        <w:rPr>
          <w:rFonts w:ascii="Times New Roman" w:eastAsia="Times New Roman" w:hAnsi="Times New Roman" w:cs="Times New Roman"/>
          <w:b/>
          <w:sz w:val="28"/>
          <w:szCs w:val="28"/>
        </w:rPr>
        <w:t>-Réanimation et de médecine d’</w:t>
      </w:r>
      <w:proofErr w:type="spellStart"/>
      <w:r>
        <w:rPr>
          <w:rFonts w:ascii="Times New Roman" w:eastAsia="Times New Roman" w:hAnsi="Times New Roman" w:cs="Times New Roman"/>
          <w:b/>
          <w:sz w:val="28"/>
          <w:szCs w:val="28"/>
        </w:rPr>
        <w:t>urgence</w:t>
      </w:r>
      <w:r>
        <w:rPr>
          <w:rFonts w:ascii="Times New Roman" w:eastAsia="Times New Roman" w:hAnsi="Times New Roman" w:cs="Times New Roman"/>
          <w:sz w:val="28"/>
          <w:szCs w:val="28"/>
        </w:rPr>
        <w:t>du</w:t>
      </w:r>
      <w:proofErr w:type="spellEnd"/>
      <w:r>
        <w:rPr>
          <w:rFonts w:ascii="Times New Roman" w:eastAsia="Times New Roman" w:hAnsi="Times New Roman" w:cs="Times New Roman"/>
          <w:sz w:val="28"/>
          <w:szCs w:val="28"/>
        </w:rPr>
        <w:t xml:space="preserve"> CHU Gabriel : il compte cinq services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 service d</w:t>
      </w:r>
      <w:r>
        <w:rPr>
          <w:rFonts w:ascii="Times New Roman" w:eastAsia="Times New Roman" w:hAnsi="Times New Roman" w:cs="Times New Roman"/>
          <w:sz w:val="28"/>
          <w:szCs w:val="28"/>
        </w:rPr>
        <w:t>’Anesthésie</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 service de Réanimation</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 service de bloc opératoire</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 service des urgences</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 service de régulation</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 personnel : sept médecins anesthésistes, 18 assistants médicaux (une permanence tous les six jours et une garde tous les six jours).</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 garde est assurée par les DES-AR (DES en anesthésie-réanimation) et les assistants médicaux ; les CPA (consultations pré anesthésiques) et les VPA (visites pré anesthésiques) sont faites par les médecins anesthésistes et les DES-</w:t>
      </w:r>
      <w:proofErr w:type="gramStart"/>
      <w:r>
        <w:rPr>
          <w:rFonts w:ascii="Times New Roman" w:eastAsia="Times New Roman" w:hAnsi="Times New Roman" w:cs="Times New Roman"/>
          <w:sz w:val="28"/>
          <w:szCs w:val="28"/>
        </w:rPr>
        <w:t>AR;</w:t>
      </w:r>
      <w:proofErr w:type="gramEnd"/>
      <w:r>
        <w:rPr>
          <w:rFonts w:ascii="Times New Roman" w:eastAsia="Times New Roman" w:hAnsi="Times New Roman" w:cs="Times New Roman"/>
          <w:sz w:val="28"/>
          <w:szCs w:val="28"/>
        </w:rPr>
        <w:t xml:space="preserve"> pendant la garde les</w:t>
      </w:r>
      <w:r>
        <w:rPr>
          <w:rFonts w:ascii="Times New Roman" w:eastAsia="Times New Roman" w:hAnsi="Times New Roman" w:cs="Times New Roman"/>
          <w:sz w:val="28"/>
          <w:szCs w:val="28"/>
        </w:rPr>
        <w:t xml:space="preserve"> VPA sont faites par les DES-AR et les assistants médicaux.</w:t>
      </w: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 xml:space="preserve">Le </w:t>
      </w:r>
      <w:proofErr w:type="gramStart"/>
      <w:r>
        <w:rPr>
          <w:rFonts w:ascii="Times New Roman" w:eastAsia="Times New Roman" w:hAnsi="Times New Roman" w:cs="Times New Roman"/>
          <w:b/>
          <w:sz w:val="28"/>
          <w:szCs w:val="28"/>
        </w:rPr>
        <w:t>département  de</w:t>
      </w:r>
      <w:proofErr w:type="gramEnd"/>
      <w:r>
        <w:rPr>
          <w:rFonts w:ascii="Times New Roman" w:eastAsia="Times New Roman" w:hAnsi="Times New Roman" w:cs="Times New Roman"/>
          <w:b/>
          <w:sz w:val="28"/>
          <w:szCs w:val="28"/>
        </w:rPr>
        <w:t xml:space="preserve"> gynécologie- obstétrique </w:t>
      </w:r>
      <w:r>
        <w:rPr>
          <w:rFonts w:ascii="Times New Roman" w:eastAsia="Times New Roman" w:hAnsi="Times New Roman" w:cs="Times New Roman"/>
          <w:sz w:val="28"/>
          <w:szCs w:val="28"/>
        </w:rPr>
        <w:t>de la Commune II</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Organisation et fonctionnement</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Composé d’une unité de service d’anesthésie-réanimation avec deux salles opératoires et une SSPI contenant trois lits avec un scope pour le monitorage ; une réanimation avec deux lits sans </w:t>
      </w:r>
      <w:proofErr w:type="gramStart"/>
      <w:r>
        <w:rPr>
          <w:rFonts w:ascii="Times New Roman" w:eastAsia="Times New Roman" w:hAnsi="Times New Roman" w:cs="Times New Roman"/>
          <w:sz w:val="28"/>
          <w:szCs w:val="28"/>
        </w:rPr>
        <w:t>respirateur;</w:t>
      </w:r>
      <w:proofErr w:type="gramEnd"/>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 personnel : un médecin anesthésiste, quatre assista</w:t>
      </w:r>
      <w:r>
        <w:rPr>
          <w:rFonts w:ascii="Times New Roman" w:eastAsia="Times New Roman" w:hAnsi="Times New Roman" w:cs="Times New Roman"/>
          <w:sz w:val="28"/>
          <w:szCs w:val="28"/>
        </w:rPr>
        <w:t>nts médicaux, trois techniciens de santé pour la surveillance post-opératoire. La garde est assurée par les assistants médicaux ; les CPA sont faites par le médecin anesthésiste de même que les VPA quand il est à l’hôpital ; pendant la garde les VPA sont f</w:t>
      </w:r>
      <w:r>
        <w:rPr>
          <w:rFonts w:ascii="Times New Roman" w:eastAsia="Times New Roman" w:hAnsi="Times New Roman" w:cs="Times New Roman"/>
          <w:sz w:val="28"/>
          <w:szCs w:val="28"/>
        </w:rPr>
        <w:t>aites par les assistants médicaux.</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626 césariennes ont eu lieu en 2018.</w:t>
      </w:r>
    </w:p>
    <w:p w:rsidR="00107430" w:rsidRDefault="00107430">
      <w:pPr>
        <w:spacing w:after="0"/>
        <w:jc w:val="both"/>
        <w:rPr>
          <w:rFonts w:ascii="Times New Roman" w:eastAsia="Times New Roman" w:hAnsi="Times New Roman" w:cs="Times New Roman"/>
          <w:sz w:val="28"/>
          <w:szCs w:val="28"/>
        </w:rPr>
      </w:pPr>
    </w:p>
    <w:p w:rsidR="00107430" w:rsidRDefault="00257716">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3.2- Type d’étude et période d’étude</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Il va s’agir d’un essai randomisé contrôlé en simple aveugle comparant les effets de l’administration de deux doses différentes de morphine en int</w:t>
      </w:r>
      <w:r>
        <w:rPr>
          <w:rFonts w:ascii="Times New Roman" w:eastAsia="Times New Roman" w:hAnsi="Times New Roman" w:cs="Times New Roman"/>
          <w:sz w:val="28"/>
          <w:szCs w:val="28"/>
        </w:rPr>
        <w:t>rathécale lors de la rachianesthésie pour la césarienne : 50µg pour un groupe 100µg pour l’autre.</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La prescription des traitements </w:t>
      </w:r>
      <w:proofErr w:type="spellStart"/>
      <w:r>
        <w:rPr>
          <w:rFonts w:ascii="Times New Roman" w:eastAsia="Times New Roman" w:hAnsi="Times New Roman" w:cs="Times New Roman"/>
          <w:sz w:val="28"/>
          <w:szCs w:val="28"/>
        </w:rPr>
        <w:t>postopératoires</w:t>
      </w:r>
      <w:proofErr w:type="spellEnd"/>
      <w:r>
        <w:rPr>
          <w:rFonts w:ascii="Times New Roman" w:eastAsia="Times New Roman" w:hAnsi="Times New Roman" w:cs="Times New Roman"/>
          <w:sz w:val="28"/>
          <w:szCs w:val="28"/>
        </w:rPr>
        <w:t xml:space="preserve"> était faite par le résident en gynécologie obstétrique ou le résident en anesthésie réanimation.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L’hypothèse</w:t>
      </w:r>
      <w:r>
        <w:rPr>
          <w:rFonts w:ascii="Times New Roman" w:eastAsia="Times New Roman" w:hAnsi="Times New Roman" w:cs="Times New Roman"/>
          <w:sz w:val="28"/>
          <w:szCs w:val="28"/>
        </w:rPr>
        <w:t xml:space="preserve"> principale testée est que l’analgésie avec 50 µg de morphine est aussi efficace que l’administration de 100µg de morphine en intrathécale en </w:t>
      </w:r>
      <w:proofErr w:type="spellStart"/>
      <w:r>
        <w:rPr>
          <w:rFonts w:ascii="Times New Roman" w:eastAsia="Times New Roman" w:hAnsi="Times New Roman" w:cs="Times New Roman"/>
          <w:sz w:val="28"/>
          <w:szCs w:val="28"/>
        </w:rPr>
        <w:t>postopératoire</w:t>
      </w:r>
      <w:proofErr w:type="spellEnd"/>
      <w:r>
        <w:rPr>
          <w:rFonts w:ascii="Times New Roman" w:eastAsia="Times New Roman" w:hAnsi="Times New Roman" w:cs="Times New Roman"/>
          <w:sz w:val="28"/>
          <w:szCs w:val="28"/>
        </w:rPr>
        <w:t xml:space="preserve"> d’une césarienne (il s’agit d’une étude de non infériorité). </w:t>
      </w:r>
    </w:p>
    <w:p w:rsidR="00107430" w:rsidRDefault="00107430">
      <w:pPr>
        <w:spacing w:after="0"/>
        <w:jc w:val="both"/>
        <w:rPr>
          <w:rFonts w:ascii="Times New Roman" w:eastAsia="Times New Roman" w:hAnsi="Times New Roman" w:cs="Times New Roman"/>
          <w:sz w:val="28"/>
          <w:szCs w:val="28"/>
        </w:rPr>
      </w:pPr>
    </w:p>
    <w:p w:rsidR="00107430" w:rsidRDefault="00257716">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3.3- Population d’étude</w:t>
      </w:r>
    </w:p>
    <w:p w:rsidR="00107430" w:rsidRDefault="00257716">
      <w:pPr>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Cette étude </w:t>
      </w:r>
      <w:r>
        <w:rPr>
          <w:rFonts w:ascii="Times New Roman" w:eastAsia="Times New Roman" w:hAnsi="Times New Roman" w:cs="Times New Roman"/>
          <w:sz w:val="28"/>
          <w:szCs w:val="28"/>
        </w:rPr>
        <w:t>va concerner toutes les patientes enceintes admises pour césarienne en urgence ou programmée.</w:t>
      </w:r>
    </w:p>
    <w:p w:rsidR="00107430" w:rsidRDefault="00257716">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3.4- Critères de sélection</w:t>
      </w:r>
    </w:p>
    <w:p w:rsidR="00107430" w:rsidRDefault="00257716">
      <w:pPr>
        <w:numPr>
          <w:ilvl w:val="0"/>
          <w:numId w:val="1"/>
        </w:numPr>
        <w:pBdr>
          <w:top w:val="nil"/>
          <w:left w:val="nil"/>
          <w:bottom w:val="nil"/>
          <w:right w:val="nil"/>
          <w:between w:val="nil"/>
        </w:pBdr>
        <w:spacing w:after="0"/>
        <w:jc w:val="both"/>
        <w:rPr>
          <w:b/>
          <w:color w:val="000000"/>
          <w:sz w:val="28"/>
          <w:szCs w:val="28"/>
        </w:rPr>
      </w:pPr>
      <w:r>
        <w:rPr>
          <w:rFonts w:ascii="Times New Roman" w:eastAsia="Times New Roman" w:hAnsi="Times New Roman" w:cs="Times New Roman"/>
          <w:b/>
          <w:color w:val="000000"/>
          <w:sz w:val="28"/>
          <w:szCs w:val="28"/>
        </w:rPr>
        <w:t xml:space="preserve"> Critères d’inclusion</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Notre étude va concerner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Toutes les femmes enceintes admises dans le service de gynéco-obstétrique du CHU Gabriel et Commune II, candidates à une césarienne sous rachianesthésie, qu’elle soit urgence ou programmée quelques soit la classe ASA (American Society of </w:t>
      </w:r>
      <w:proofErr w:type="spellStart"/>
      <w:r>
        <w:rPr>
          <w:rFonts w:ascii="Times New Roman" w:eastAsia="Times New Roman" w:hAnsi="Times New Roman" w:cs="Times New Roman"/>
          <w:color w:val="000000"/>
          <w:sz w:val="28"/>
          <w:szCs w:val="28"/>
        </w:rPr>
        <w:t>Anesthesiologists</w:t>
      </w:r>
      <w:proofErr w:type="spellEnd"/>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w:t>
      </w:r>
    </w:p>
    <w:p w:rsidR="00107430" w:rsidRDefault="00257716">
      <w:pPr>
        <w:numPr>
          <w:ilvl w:val="0"/>
          <w:numId w:val="1"/>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b/>
          <w:color w:val="000000"/>
          <w:sz w:val="28"/>
          <w:szCs w:val="28"/>
        </w:rPr>
        <w:t>Critères de non inclusion</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Ne seront pas incluses dans cette étude :</w:t>
      </w:r>
    </w:p>
    <w:p w:rsidR="00107430" w:rsidRDefault="00257716">
      <w:pPr>
        <w:numPr>
          <w:ilvl w:val="0"/>
          <w:numId w:val="2"/>
        </w:numPr>
        <w:pBdr>
          <w:top w:val="nil"/>
          <w:left w:val="nil"/>
          <w:bottom w:val="nil"/>
          <w:right w:val="nil"/>
          <w:between w:val="nil"/>
        </w:pBdr>
        <w:spacing w:after="0"/>
        <w:ind w:left="142"/>
        <w:jc w:val="both"/>
        <w:rPr>
          <w:color w:val="000000"/>
          <w:sz w:val="28"/>
          <w:szCs w:val="28"/>
        </w:rPr>
      </w:pPr>
      <w:r>
        <w:rPr>
          <w:rFonts w:ascii="Times New Roman" w:eastAsia="Times New Roman" w:hAnsi="Times New Roman" w:cs="Times New Roman"/>
          <w:color w:val="000000"/>
          <w:sz w:val="28"/>
          <w:szCs w:val="28"/>
        </w:rPr>
        <w:t>Les parturientes qui n’ont pas consenti à participer à l’étude.</w:t>
      </w:r>
    </w:p>
    <w:p w:rsidR="00107430" w:rsidRDefault="00257716">
      <w:pPr>
        <w:numPr>
          <w:ilvl w:val="0"/>
          <w:numId w:val="2"/>
        </w:numPr>
        <w:pBdr>
          <w:top w:val="nil"/>
          <w:left w:val="nil"/>
          <w:bottom w:val="nil"/>
          <w:right w:val="nil"/>
          <w:between w:val="nil"/>
        </w:pBdr>
        <w:spacing w:after="0"/>
        <w:ind w:left="142"/>
        <w:jc w:val="both"/>
        <w:rPr>
          <w:color w:val="000000"/>
          <w:sz w:val="28"/>
          <w:szCs w:val="28"/>
        </w:rPr>
      </w:pPr>
      <w:r>
        <w:rPr>
          <w:rFonts w:ascii="Times New Roman" w:eastAsia="Times New Roman" w:hAnsi="Times New Roman" w:cs="Times New Roman"/>
          <w:color w:val="000000"/>
          <w:sz w:val="28"/>
          <w:szCs w:val="28"/>
        </w:rPr>
        <w:t>Les cas d’échec de rachianesthésie avec conversion à l’anesthésie générale.</w:t>
      </w:r>
    </w:p>
    <w:p w:rsidR="00107430" w:rsidRDefault="00257716">
      <w:pPr>
        <w:numPr>
          <w:ilvl w:val="0"/>
          <w:numId w:val="2"/>
        </w:numPr>
        <w:pBdr>
          <w:top w:val="nil"/>
          <w:left w:val="nil"/>
          <w:bottom w:val="nil"/>
          <w:right w:val="nil"/>
          <w:between w:val="nil"/>
        </w:pBdr>
        <w:spacing w:after="0"/>
        <w:ind w:left="142"/>
        <w:jc w:val="both"/>
        <w:rPr>
          <w:color w:val="000000"/>
          <w:sz w:val="28"/>
          <w:szCs w:val="28"/>
        </w:rPr>
      </w:pPr>
      <w:r>
        <w:rPr>
          <w:rFonts w:ascii="Times New Roman" w:eastAsia="Times New Roman" w:hAnsi="Times New Roman" w:cs="Times New Roman"/>
          <w:color w:val="000000"/>
          <w:sz w:val="28"/>
          <w:szCs w:val="28"/>
        </w:rPr>
        <w:t>Les parturientes qui n’ont pas bénéficiées du protocole.</w:t>
      </w:r>
    </w:p>
    <w:p w:rsidR="00107430" w:rsidRDefault="00257716">
      <w:pPr>
        <w:numPr>
          <w:ilvl w:val="0"/>
          <w:numId w:val="2"/>
        </w:numPr>
        <w:pBdr>
          <w:top w:val="nil"/>
          <w:left w:val="nil"/>
          <w:bottom w:val="nil"/>
          <w:right w:val="nil"/>
          <w:between w:val="nil"/>
        </w:pBdr>
        <w:spacing w:after="160"/>
        <w:ind w:left="142"/>
        <w:jc w:val="both"/>
        <w:rPr>
          <w:color w:val="000000"/>
          <w:sz w:val="28"/>
          <w:szCs w:val="28"/>
        </w:rPr>
      </w:pPr>
      <w:r>
        <w:rPr>
          <w:rFonts w:ascii="Times New Roman" w:eastAsia="Times New Roman" w:hAnsi="Times New Roman" w:cs="Times New Roman"/>
          <w:color w:val="000000"/>
          <w:sz w:val="28"/>
          <w:szCs w:val="28"/>
        </w:rPr>
        <w:lastRenderedPageBreak/>
        <w:t xml:space="preserve"> </w:t>
      </w:r>
      <w:proofErr w:type="gramStart"/>
      <w:r>
        <w:rPr>
          <w:rFonts w:ascii="Times New Roman" w:eastAsia="Times New Roman" w:hAnsi="Times New Roman" w:cs="Times New Roman"/>
          <w:color w:val="000000"/>
          <w:sz w:val="28"/>
          <w:szCs w:val="28"/>
        </w:rPr>
        <w:t>le</w:t>
      </w:r>
      <w:proofErr w:type="gramEnd"/>
      <w:r>
        <w:rPr>
          <w:rFonts w:ascii="Times New Roman" w:eastAsia="Times New Roman" w:hAnsi="Times New Roman" w:cs="Times New Roman"/>
          <w:color w:val="000000"/>
          <w:sz w:val="28"/>
          <w:szCs w:val="28"/>
        </w:rPr>
        <w:t xml:space="preserve"> refus secondaire de terminer le protocole.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3.5- Taille de l’échantillon et randomisation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Nous sommes dans une situation de comparaison de la douleur </w:t>
      </w:r>
      <w:proofErr w:type="spellStart"/>
      <w:r>
        <w:rPr>
          <w:rFonts w:ascii="Times New Roman" w:eastAsia="Times New Roman" w:hAnsi="Times New Roman" w:cs="Times New Roman"/>
          <w:sz w:val="28"/>
          <w:szCs w:val="28"/>
        </w:rPr>
        <w:t>postopératoire</w:t>
      </w:r>
      <w:proofErr w:type="spellEnd"/>
      <w:r>
        <w:rPr>
          <w:rFonts w:ascii="Times New Roman" w:eastAsia="Times New Roman" w:hAnsi="Times New Roman" w:cs="Times New Roman"/>
          <w:sz w:val="28"/>
          <w:szCs w:val="28"/>
        </w:rPr>
        <w:t xml:space="preserve"> entre deux groupes.</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 supposant les </w:t>
      </w:r>
      <w:proofErr w:type="spellStart"/>
      <w:r>
        <w:rPr>
          <w:rFonts w:ascii="Times New Roman" w:eastAsia="Times New Roman" w:hAnsi="Times New Roman" w:cs="Times New Roman"/>
          <w:sz w:val="28"/>
          <w:szCs w:val="28"/>
        </w:rPr>
        <w:t>parametres</w:t>
      </w:r>
      <w:proofErr w:type="spellEnd"/>
      <w:r>
        <w:rPr>
          <w:rFonts w:ascii="Times New Roman" w:eastAsia="Times New Roman" w:hAnsi="Times New Roman" w:cs="Times New Roman"/>
          <w:sz w:val="28"/>
          <w:szCs w:val="28"/>
        </w:rPr>
        <w:t xml:space="preserve"> suivants :</w:t>
      </w:r>
    </w:p>
    <w:p w:rsidR="00107430" w:rsidRDefault="00257716">
      <w:pPr>
        <w:numPr>
          <w:ilvl w:val="0"/>
          <w:numId w:val="4"/>
        </w:numPr>
        <w:pBdr>
          <w:top w:val="nil"/>
          <w:left w:val="nil"/>
          <w:bottom w:val="nil"/>
          <w:right w:val="nil"/>
          <w:between w:val="nil"/>
        </w:pBdr>
        <w:spacing w:after="0" w:line="259" w:lineRule="auto"/>
        <w:jc w:val="both"/>
        <w:rPr>
          <w:color w:val="000000"/>
          <w:sz w:val="28"/>
          <w:szCs w:val="28"/>
        </w:rPr>
      </w:pPr>
      <w:proofErr w:type="gramStart"/>
      <w:r>
        <w:rPr>
          <w:rFonts w:ascii="Times New Roman" w:eastAsia="Times New Roman" w:hAnsi="Times New Roman" w:cs="Times New Roman"/>
          <w:color w:val="000000"/>
          <w:sz w:val="28"/>
          <w:szCs w:val="28"/>
        </w:rPr>
        <w:t>une</w:t>
      </w:r>
      <w:proofErr w:type="gramEnd"/>
      <w:r>
        <w:rPr>
          <w:rFonts w:ascii="Times New Roman" w:eastAsia="Times New Roman" w:hAnsi="Times New Roman" w:cs="Times New Roman"/>
          <w:color w:val="000000"/>
          <w:sz w:val="28"/>
          <w:szCs w:val="28"/>
        </w:rPr>
        <w:t xml:space="preserve"> puissance de 80% , marge de non </w:t>
      </w:r>
      <w:proofErr w:type="spellStart"/>
      <w:r>
        <w:rPr>
          <w:rFonts w:ascii="Times New Roman" w:eastAsia="Times New Roman" w:hAnsi="Times New Roman" w:cs="Times New Roman"/>
          <w:color w:val="000000"/>
          <w:sz w:val="28"/>
          <w:szCs w:val="28"/>
        </w:rPr>
        <w:t>inferiorité</w:t>
      </w:r>
      <w:proofErr w:type="spellEnd"/>
      <w:r>
        <w:rPr>
          <w:rFonts w:ascii="Times New Roman" w:eastAsia="Times New Roman" w:hAnsi="Times New Roman" w:cs="Times New Roman"/>
          <w:color w:val="000000"/>
          <w:sz w:val="28"/>
          <w:szCs w:val="28"/>
        </w:rPr>
        <w:t xml:space="preserve"> de 04%,</w:t>
      </w:r>
    </w:p>
    <w:p w:rsidR="00107430" w:rsidRDefault="00257716">
      <w:pPr>
        <w:numPr>
          <w:ilvl w:val="0"/>
          <w:numId w:val="4"/>
        </w:numPr>
        <w:pBdr>
          <w:top w:val="nil"/>
          <w:left w:val="nil"/>
          <w:bottom w:val="nil"/>
          <w:right w:val="nil"/>
          <w:between w:val="nil"/>
        </w:pBdr>
        <w:spacing w:after="0" w:line="259" w:lineRule="auto"/>
        <w:jc w:val="both"/>
        <w:rPr>
          <w:color w:val="000000"/>
          <w:sz w:val="28"/>
          <w:szCs w:val="28"/>
        </w:rPr>
      </w:pPr>
      <w:proofErr w:type="gramStart"/>
      <w:r>
        <w:rPr>
          <w:rFonts w:ascii="Times New Roman" w:eastAsia="Times New Roman" w:hAnsi="Times New Roman" w:cs="Times New Roman"/>
          <w:color w:val="000000"/>
          <w:sz w:val="28"/>
          <w:szCs w:val="28"/>
        </w:rPr>
        <w:t>au</w:t>
      </w:r>
      <w:proofErr w:type="gramEnd"/>
      <w:r>
        <w:rPr>
          <w:rFonts w:ascii="Times New Roman" w:eastAsia="Times New Roman" w:hAnsi="Times New Roman" w:cs="Times New Roman"/>
          <w:color w:val="000000"/>
          <w:sz w:val="28"/>
          <w:szCs w:val="28"/>
        </w:rPr>
        <w:t xml:space="preserve"> risque alpha de 5%, beta de 80%</w:t>
      </w:r>
    </w:p>
    <w:p w:rsidR="00107430" w:rsidRDefault="00257716">
      <w:pPr>
        <w:numPr>
          <w:ilvl w:val="0"/>
          <w:numId w:val="4"/>
        </w:numPr>
        <w:pBdr>
          <w:top w:val="nil"/>
          <w:left w:val="nil"/>
          <w:bottom w:val="nil"/>
          <w:right w:val="nil"/>
          <w:between w:val="nil"/>
        </w:pBdr>
        <w:spacing w:after="0" w:line="259" w:lineRule="auto"/>
        <w:jc w:val="both"/>
        <w:rPr>
          <w:color w:val="000000"/>
          <w:sz w:val="28"/>
          <w:szCs w:val="28"/>
        </w:rPr>
      </w:pPr>
      <w:proofErr w:type="gramStart"/>
      <w:r>
        <w:rPr>
          <w:rFonts w:ascii="Times New Roman" w:eastAsia="Times New Roman" w:hAnsi="Times New Roman" w:cs="Times New Roman"/>
          <w:color w:val="000000"/>
          <w:sz w:val="28"/>
          <w:szCs w:val="28"/>
        </w:rPr>
        <w:t>l’</w:t>
      </w:r>
      <w:proofErr w:type="spellStart"/>
      <w:r>
        <w:rPr>
          <w:rFonts w:ascii="Times New Roman" w:eastAsia="Times New Roman" w:hAnsi="Times New Roman" w:cs="Times New Roman"/>
          <w:color w:val="000000"/>
          <w:sz w:val="28"/>
          <w:szCs w:val="28"/>
        </w:rPr>
        <w:t>éfficacité</w:t>
      </w:r>
      <w:proofErr w:type="spellEnd"/>
      <w:proofErr w:type="gramEnd"/>
      <w:r>
        <w:rPr>
          <w:rFonts w:ascii="Times New Roman" w:eastAsia="Times New Roman" w:hAnsi="Times New Roman" w:cs="Times New Roman"/>
          <w:color w:val="000000"/>
          <w:sz w:val="28"/>
          <w:szCs w:val="28"/>
        </w:rPr>
        <w:t xml:space="preserve"> du groupe de </w:t>
      </w:r>
      <w:proofErr w:type="spellStart"/>
      <w:r>
        <w:rPr>
          <w:rFonts w:ascii="Times New Roman" w:eastAsia="Times New Roman" w:hAnsi="Times New Roman" w:cs="Times New Roman"/>
          <w:color w:val="000000"/>
          <w:sz w:val="28"/>
          <w:szCs w:val="28"/>
        </w:rPr>
        <w:t>reference</w:t>
      </w:r>
      <w:proofErr w:type="spellEnd"/>
      <w:r>
        <w:rPr>
          <w:rFonts w:ascii="Times New Roman" w:eastAsia="Times New Roman" w:hAnsi="Times New Roman" w:cs="Times New Roman"/>
          <w:color w:val="000000"/>
          <w:sz w:val="28"/>
          <w:szCs w:val="28"/>
        </w:rPr>
        <w:t xml:space="preserve"> est de 70%</w:t>
      </w:r>
    </w:p>
    <w:p w:rsidR="00107430" w:rsidRDefault="00257716">
      <w:pPr>
        <w:numPr>
          <w:ilvl w:val="0"/>
          <w:numId w:val="4"/>
        </w:numPr>
        <w:pBdr>
          <w:top w:val="nil"/>
          <w:left w:val="nil"/>
          <w:bottom w:val="nil"/>
          <w:right w:val="nil"/>
          <w:between w:val="nil"/>
        </w:pBdr>
        <w:spacing w:after="0" w:line="259" w:lineRule="auto"/>
        <w:jc w:val="both"/>
        <w:rPr>
          <w:color w:val="000000"/>
          <w:sz w:val="28"/>
          <w:szCs w:val="28"/>
        </w:rPr>
      </w:pPr>
      <w:proofErr w:type="gramStart"/>
      <w:r>
        <w:rPr>
          <w:rFonts w:ascii="Times New Roman" w:eastAsia="Times New Roman" w:hAnsi="Times New Roman" w:cs="Times New Roman"/>
          <w:color w:val="000000"/>
          <w:sz w:val="28"/>
          <w:szCs w:val="28"/>
        </w:rPr>
        <w:t>la</w:t>
      </w:r>
      <w:proofErr w:type="gramEnd"/>
      <w:r>
        <w:rPr>
          <w:rFonts w:ascii="Times New Roman" w:eastAsia="Times New Roman" w:hAnsi="Times New Roman" w:cs="Times New Roman"/>
          <w:color w:val="000000"/>
          <w:sz w:val="28"/>
          <w:szCs w:val="28"/>
        </w:rPr>
        <w:t xml:space="preserve"> % de douleur post-opératoire </w:t>
      </w:r>
      <w:proofErr w:type="spellStart"/>
      <w:r>
        <w:rPr>
          <w:rFonts w:ascii="Times New Roman" w:eastAsia="Times New Roman" w:hAnsi="Times New Roman" w:cs="Times New Roman"/>
          <w:color w:val="000000"/>
          <w:sz w:val="28"/>
          <w:szCs w:val="28"/>
        </w:rPr>
        <w:t>ches</w:t>
      </w:r>
      <w:proofErr w:type="spellEnd"/>
      <w:r>
        <w:rPr>
          <w:rFonts w:ascii="Times New Roman" w:eastAsia="Times New Roman" w:hAnsi="Times New Roman" w:cs="Times New Roman"/>
          <w:color w:val="000000"/>
          <w:sz w:val="28"/>
          <w:szCs w:val="28"/>
        </w:rPr>
        <w:t xml:space="preserve"> les 50 µg = 30%</w:t>
      </w:r>
    </w:p>
    <w:p w:rsidR="00107430" w:rsidRDefault="00257716">
      <w:pPr>
        <w:spacing w:after="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nous</w:t>
      </w:r>
      <w:proofErr w:type="gramEnd"/>
      <w:r>
        <w:rPr>
          <w:rFonts w:ascii="Times New Roman" w:eastAsia="Times New Roman" w:hAnsi="Times New Roman" w:cs="Times New Roman"/>
          <w:sz w:val="28"/>
          <w:szCs w:val="28"/>
        </w:rPr>
        <w:t xml:space="preserve"> obtenons pour un test</w:t>
      </w:r>
      <w:r>
        <w:rPr>
          <w:rFonts w:ascii="Times New Roman" w:eastAsia="Times New Roman" w:hAnsi="Times New Roman" w:cs="Times New Roman"/>
          <w:sz w:val="28"/>
          <w:szCs w:val="28"/>
        </w:rPr>
        <w:t xml:space="preserve"> de comparaison de proportion unilatéral, un </w:t>
      </w:r>
      <w:proofErr w:type="spellStart"/>
      <w:r>
        <w:rPr>
          <w:rFonts w:ascii="Times New Roman" w:eastAsia="Times New Roman" w:hAnsi="Times New Roman" w:cs="Times New Roman"/>
          <w:sz w:val="28"/>
          <w:szCs w:val="28"/>
        </w:rPr>
        <w:t>effectife</w:t>
      </w:r>
      <w:proofErr w:type="spellEnd"/>
      <w:r>
        <w:rPr>
          <w:rFonts w:ascii="Times New Roman" w:eastAsia="Times New Roman" w:hAnsi="Times New Roman" w:cs="Times New Roman"/>
          <w:sz w:val="28"/>
          <w:szCs w:val="28"/>
        </w:rPr>
        <w:t xml:space="preserve"> de l’</w:t>
      </w:r>
      <w:proofErr w:type="spellStart"/>
      <w:r>
        <w:rPr>
          <w:rFonts w:ascii="Times New Roman" w:eastAsia="Times New Roman" w:hAnsi="Times New Roman" w:cs="Times New Roman"/>
          <w:sz w:val="28"/>
          <w:szCs w:val="28"/>
        </w:rPr>
        <w:t>echantillon</w:t>
      </w:r>
      <w:proofErr w:type="spellEnd"/>
      <w:r>
        <w:rPr>
          <w:rFonts w:ascii="Times New Roman" w:eastAsia="Times New Roman" w:hAnsi="Times New Roman" w:cs="Times New Roman"/>
          <w:sz w:val="28"/>
          <w:szCs w:val="28"/>
        </w:rPr>
        <w:t xml:space="preserve"> de 146, soit 73 pour chaque groupe.</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Deux (02) groupes ont été constitués :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le groupe 1 (G1) recevait l’administration de 100µg de </w:t>
      </w:r>
      <w:proofErr w:type="gramStart"/>
      <w:r>
        <w:rPr>
          <w:rFonts w:ascii="Times New Roman" w:eastAsia="Times New Roman" w:hAnsi="Times New Roman" w:cs="Times New Roman"/>
          <w:sz w:val="28"/>
          <w:szCs w:val="28"/>
        </w:rPr>
        <w:t>morphine;</w:t>
      </w:r>
      <w:proofErr w:type="gramEnd"/>
      <w:r>
        <w:rPr>
          <w:rFonts w:ascii="Times New Roman" w:eastAsia="Times New Roman" w:hAnsi="Times New Roman" w:cs="Times New Roman"/>
          <w:sz w:val="28"/>
          <w:szCs w:val="28"/>
        </w:rPr>
        <w:t xml:space="preserve">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le groupe 2 (G2) bénéficiait de l’inte</w:t>
      </w:r>
      <w:r>
        <w:rPr>
          <w:rFonts w:ascii="Times New Roman" w:eastAsia="Times New Roman" w:hAnsi="Times New Roman" w:cs="Times New Roman"/>
          <w:sz w:val="28"/>
          <w:szCs w:val="28"/>
        </w:rPr>
        <w:t xml:space="preserve">rvention expérimentale recevait les 50µg de morphine.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L’assignation à un groupe a été faite par un tirage au sort. Les patientes ont été randomisées par des lots de 10 afin d’éviter une grande différence entre le nombre de patientes enrôlées dans les deux</w:t>
      </w:r>
      <w:r>
        <w:rPr>
          <w:rFonts w:ascii="Times New Roman" w:eastAsia="Times New Roman" w:hAnsi="Times New Roman" w:cs="Times New Roman"/>
          <w:sz w:val="28"/>
          <w:szCs w:val="28"/>
        </w:rPr>
        <w:t xml:space="preserve"> groupes.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Après avoir </w:t>
      </w:r>
      <w:proofErr w:type="spellStart"/>
      <w:r>
        <w:rPr>
          <w:rFonts w:ascii="Times New Roman" w:eastAsia="Times New Roman" w:hAnsi="Times New Roman" w:cs="Times New Roman"/>
          <w:sz w:val="28"/>
          <w:szCs w:val="28"/>
        </w:rPr>
        <w:t>inclu</w:t>
      </w:r>
      <w:proofErr w:type="spellEnd"/>
      <w:r>
        <w:rPr>
          <w:rFonts w:ascii="Times New Roman" w:eastAsia="Times New Roman" w:hAnsi="Times New Roman" w:cs="Times New Roman"/>
          <w:sz w:val="28"/>
          <w:szCs w:val="28"/>
        </w:rPr>
        <w:t xml:space="preserve"> la patiente, une fois admise au bloc opératoire on procédait au tirage au sort l’un après l’autre jusqu’à épuiser le lot de 10 (composé de 5 avec 100µg de morphine et de 5 avec 50µg de morphine). A la fin d’un lot, la procédure</w:t>
      </w:r>
      <w:r>
        <w:rPr>
          <w:rFonts w:ascii="Times New Roman" w:eastAsia="Times New Roman" w:hAnsi="Times New Roman" w:cs="Times New Roman"/>
          <w:sz w:val="28"/>
          <w:szCs w:val="28"/>
        </w:rPr>
        <w:t xml:space="preserve"> reprenait avec un nouveau lot de 10.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Les flacons d’anesthésiques n’étaient pas étiquetés et ni le praticien ni le patient ne pouvaient donc savoir la dose de morphine administrée en intrathécale.</w:t>
      </w:r>
    </w:p>
    <w:p w:rsidR="00107430" w:rsidRDefault="00107430">
      <w:pPr>
        <w:spacing w:after="0"/>
        <w:jc w:val="both"/>
        <w:rPr>
          <w:rFonts w:ascii="Times New Roman" w:eastAsia="Times New Roman" w:hAnsi="Times New Roman" w:cs="Times New Roman"/>
          <w:sz w:val="28"/>
          <w:szCs w:val="28"/>
        </w:rPr>
      </w:pP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3.6- Conduite de l’anesthésie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3.6.1- En peropératoire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Toutes les patientes incluses dans l’étude ont bénéficié d’une rachianesthésie selon le protocole suivant :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monitorage de base : Pression artérielle non invasive (PANI), fréquence cardiaque (FC), saturation périphérique en oxygène (SpO2) ;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pose d’au </w:t>
      </w:r>
      <w:r>
        <w:rPr>
          <w:rFonts w:ascii="Times New Roman" w:eastAsia="Times New Roman" w:hAnsi="Times New Roman" w:cs="Times New Roman"/>
          <w:sz w:val="28"/>
          <w:szCs w:val="28"/>
        </w:rPr>
        <w:t>moins une voie veineuse périphérique (VVP) de calibre G 18 ou 20 avec du SSI (sérum salé isotonique) ou RL (</w:t>
      </w:r>
      <w:proofErr w:type="spellStart"/>
      <w:r>
        <w:rPr>
          <w:rFonts w:ascii="Times New Roman" w:eastAsia="Times New Roman" w:hAnsi="Times New Roman" w:cs="Times New Roman"/>
          <w:sz w:val="28"/>
          <w:szCs w:val="28"/>
        </w:rPr>
        <w:t>ringer</w:t>
      </w:r>
      <w:proofErr w:type="spellEnd"/>
      <w:r>
        <w:rPr>
          <w:rFonts w:ascii="Times New Roman" w:eastAsia="Times New Roman" w:hAnsi="Times New Roman" w:cs="Times New Roman"/>
          <w:sz w:val="28"/>
          <w:szCs w:val="28"/>
        </w:rPr>
        <w:t xml:space="preserve"> lactate) pour l’apport hydrique peropératoire, sonde urinaire</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oxygène à la lunette à 3l/min (litre par minute) dès l’installation de la patiente au bloc opératoire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induction de la rachianesthésie avec : </w:t>
      </w:r>
      <w:proofErr w:type="spellStart"/>
      <w:r>
        <w:rPr>
          <w:rFonts w:ascii="Times New Roman" w:eastAsia="Times New Roman" w:hAnsi="Times New Roman" w:cs="Times New Roman"/>
          <w:sz w:val="28"/>
          <w:szCs w:val="28"/>
        </w:rPr>
        <w:t>bupivacaine</w:t>
      </w:r>
      <w:proofErr w:type="spellEnd"/>
      <w:r>
        <w:rPr>
          <w:rFonts w:ascii="Times New Roman" w:eastAsia="Times New Roman" w:hAnsi="Times New Roman" w:cs="Times New Roman"/>
          <w:sz w:val="28"/>
          <w:szCs w:val="28"/>
        </w:rPr>
        <w:t xml:space="preserve"> 0,5% isobare 8 mg ; morphine 100μg ou 50μg ; fentanyl 25μg soit un volume total de 2,2 ml (millil</w:t>
      </w:r>
      <w:r>
        <w:rPr>
          <w:rFonts w:ascii="Times New Roman" w:eastAsia="Times New Roman" w:hAnsi="Times New Roman" w:cs="Times New Roman"/>
          <w:sz w:val="28"/>
          <w:szCs w:val="28"/>
        </w:rPr>
        <w:t xml:space="preserve">itre) ;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pas prévention systématique des nausées et vomissements </w:t>
      </w:r>
      <w:proofErr w:type="spellStart"/>
      <w:proofErr w:type="gramStart"/>
      <w:r>
        <w:rPr>
          <w:rFonts w:ascii="Times New Roman" w:eastAsia="Times New Roman" w:hAnsi="Times New Roman" w:cs="Times New Roman"/>
          <w:sz w:val="28"/>
          <w:szCs w:val="28"/>
        </w:rPr>
        <w:t>postopératoire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antibioprophylaxie avec 02 g d’amoxicilline acide clavulanique au clampage du cordon ombilical ;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syntocinon</w:t>
      </w:r>
      <w:proofErr w:type="spellEnd"/>
      <w:r>
        <w:rPr>
          <w:rFonts w:ascii="Times New Roman" w:eastAsia="Times New Roman" w:hAnsi="Times New Roman" w:cs="Times New Roman"/>
          <w:sz w:val="28"/>
          <w:szCs w:val="28"/>
        </w:rPr>
        <w:t xml:space="preserve"> 10-20 UI (unité internationale) après extraction fœtale ;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Pour la prévention de l’hypotension per-opératoire, de l’éphédrine diluée à 3 mg/cc était utilisée par bolus de 6 ou 9 mg au besoin, de l’atropine en cas de bradycardie. </w:t>
      </w:r>
    </w:p>
    <w:p w:rsidR="00107430" w:rsidRDefault="00107430">
      <w:pPr>
        <w:spacing w:after="0"/>
        <w:jc w:val="both"/>
        <w:rPr>
          <w:rFonts w:ascii="Times New Roman" w:eastAsia="Times New Roman" w:hAnsi="Times New Roman" w:cs="Times New Roman"/>
          <w:sz w:val="28"/>
          <w:szCs w:val="28"/>
        </w:rPr>
      </w:pP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3.6.2- En </w:t>
      </w:r>
      <w:proofErr w:type="spellStart"/>
      <w:r>
        <w:rPr>
          <w:rFonts w:ascii="Times New Roman" w:eastAsia="Times New Roman" w:hAnsi="Times New Roman" w:cs="Times New Roman"/>
          <w:sz w:val="28"/>
          <w:szCs w:val="28"/>
        </w:rPr>
        <w:t>postopératoire</w:t>
      </w:r>
      <w:proofErr w:type="spellEnd"/>
      <w:r>
        <w:rPr>
          <w:rFonts w:ascii="Times New Roman" w:eastAsia="Times New Roman" w:hAnsi="Times New Roman" w:cs="Times New Roman"/>
          <w:sz w:val="28"/>
          <w:szCs w:val="28"/>
        </w:rPr>
        <w:t xml:space="preserve">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 </w:t>
      </w:r>
      <w:proofErr w:type="spellStart"/>
      <w:r>
        <w:rPr>
          <w:rFonts w:ascii="Times New Roman" w:eastAsia="Times New Roman" w:hAnsi="Times New Roman" w:cs="Times New Roman"/>
          <w:sz w:val="28"/>
          <w:szCs w:val="28"/>
        </w:rPr>
        <w:t>postopératoire</w:t>
      </w:r>
      <w:proofErr w:type="spellEnd"/>
      <w:r>
        <w:rPr>
          <w:rFonts w:ascii="Times New Roman" w:eastAsia="Times New Roman" w:hAnsi="Times New Roman" w:cs="Times New Roman"/>
          <w:sz w:val="28"/>
          <w:szCs w:val="28"/>
        </w:rPr>
        <w:t xml:space="preserve"> immédiat les patientes étaient admises e</w:t>
      </w:r>
      <w:r>
        <w:rPr>
          <w:rFonts w:ascii="Times New Roman" w:eastAsia="Times New Roman" w:hAnsi="Times New Roman" w:cs="Times New Roman"/>
          <w:sz w:val="28"/>
          <w:szCs w:val="28"/>
        </w:rPr>
        <w:t xml:space="preserve">n salle de surveillance post-interventionnelle. La surveillance en SSPI (salle de surveillance post interventionnelle) a consisté à une surveillance continue avec le recueil des paramètres systématiquement toutes les heures, pendant les 12 à 24 heures du </w:t>
      </w:r>
      <w:proofErr w:type="spellStart"/>
      <w:r>
        <w:rPr>
          <w:rFonts w:ascii="Times New Roman" w:eastAsia="Times New Roman" w:hAnsi="Times New Roman" w:cs="Times New Roman"/>
          <w:sz w:val="28"/>
          <w:szCs w:val="28"/>
        </w:rPr>
        <w:t>p</w:t>
      </w:r>
      <w:r>
        <w:rPr>
          <w:rFonts w:ascii="Times New Roman" w:eastAsia="Times New Roman" w:hAnsi="Times New Roman" w:cs="Times New Roman"/>
          <w:sz w:val="28"/>
          <w:szCs w:val="28"/>
        </w:rPr>
        <w:t>ostopératoire</w:t>
      </w:r>
      <w:proofErr w:type="spellEnd"/>
      <w:r>
        <w:rPr>
          <w:rFonts w:ascii="Times New Roman" w:eastAsia="Times New Roman" w:hAnsi="Times New Roman" w:cs="Times New Roman"/>
          <w:sz w:val="28"/>
          <w:szCs w:val="28"/>
        </w:rPr>
        <w:t xml:space="preserve"> immédiat. Cette surveillance, faite par les sages-femmes, les internes, les infirmiers, résident de gynécologie et le résident en anesthésie réanimation, était basée sur la surveillance du saignement, de la rétraction du globe utérin, de la T</w:t>
      </w:r>
      <w:r>
        <w:rPr>
          <w:rFonts w:ascii="Times New Roman" w:eastAsia="Times New Roman" w:hAnsi="Times New Roman" w:cs="Times New Roman"/>
          <w:sz w:val="28"/>
          <w:szCs w:val="28"/>
        </w:rPr>
        <w:t xml:space="preserve">A, de la FC, de la FR, de la SpO2, de la diurèse, de la régression du bloc moteur, des nausées vomissements, de la douleur du site opératoire et de la reprise du transit.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 surveillance de la douleur, des effets secondaires étaient spécifiquement faits p</w:t>
      </w:r>
      <w:r>
        <w:rPr>
          <w:rFonts w:ascii="Times New Roman" w:eastAsia="Times New Roman" w:hAnsi="Times New Roman" w:cs="Times New Roman"/>
          <w:sz w:val="28"/>
          <w:szCs w:val="28"/>
        </w:rPr>
        <w:t xml:space="preserve">ar le résident en anesthésie-réanimation, systématiquement à H0, H2, H4, H6, H12, H24, H36, H48 du </w:t>
      </w:r>
      <w:proofErr w:type="spellStart"/>
      <w:r>
        <w:rPr>
          <w:rFonts w:ascii="Times New Roman" w:eastAsia="Times New Roman" w:hAnsi="Times New Roman" w:cs="Times New Roman"/>
          <w:sz w:val="28"/>
          <w:szCs w:val="28"/>
        </w:rPr>
        <w:t>postopératoire</w:t>
      </w:r>
      <w:proofErr w:type="spellEnd"/>
      <w:r>
        <w:rPr>
          <w:rFonts w:ascii="Times New Roman" w:eastAsia="Times New Roman" w:hAnsi="Times New Roman" w:cs="Times New Roman"/>
          <w:sz w:val="28"/>
          <w:szCs w:val="28"/>
        </w:rPr>
        <w:t xml:space="preserve"> et parfois de façon inopinée quand il était de passage. Cette évaluation était faite grâce à une réglette de l’EVA=échelle visuelle analogique</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annexe 1</w:t>
      </w:r>
      <w:r>
        <w:rPr>
          <w:rFonts w:ascii="Times New Roman" w:eastAsia="Times New Roman" w:hAnsi="Times New Roman" w:cs="Times New Roman"/>
          <w:sz w:val="28"/>
          <w:szCs w:val="28"/>
        </w:rPr>
        <w:t xml:space="preserve">).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Les patientes reprenaient l’alimentation liquide à H2 </w:t>
      </w:r>
      <w:proofErr w:type="spellStart"/>
      <w:r>
        <w:rPr>
          <w:rFonts w:ascii="Times New Roman" w:eastAsia="Times New Roman" w:hAnsi="Times New Roman" w:cs="Times New Roman"/>
          <w:sz w:val="28"/>
          <w:szCs w:val="28"/>
        </w:rPr>
        <w:t>postopératoire</w:t>
      </w:r>
      <w:proofErr w:type="spellEnd"/>
      <w:r>
        <w:rPr>
          <w:rFonts w:ascii="Times New Roman" w:eastAsia="Times New Roman" w:hAnsi="Times New Roman" w:cs="Times New Roman"/>
          <w:sz w:val="28"/>
          <w:szCs w:val="28"/>
        </w:rPr>
        <w:t xml:space="preserve">. Le traitement des nausées-vomissements </w:t>
      </w:r>
      <w:proofErr w:type="spellStart"/>
      <w:r>
        <w:rPr>
          <w:rFonts w:ascii="Times New Roman" w:eastAsia="Times New Roman" w:hAnsi="Times New Roman" w:cs="Times New Roman"/>
          <w:sz w:val="28"/>
          <w:szCs w:val="28"/>
        </w:rPr>
        <w:t>postopératoire</w:t>
      </w:r>
      <w:proofErr w:type="spellEnd"/>
      <w:r>
        <w:rPr>
          <w:rFonts w:ascii="Times New Roman" w:eastAsia="Times New Roman" w:hAnsi="Times New Roman" w:cs="Times New Roman"/>
          <w:sz w:val="28"/>
          <w:szCs w:val="28"/>
        </w:rPr>
        <w:t xml:space="preserve"> se faisait par 25 mg de </w:t>
      </w:r>
      <w:proofErr w:type="spellStart"/>
      <w:r>
        <w:rPr>
          <w:rFonts w:ascii="Times New Roman" w:eastAsia="Times New Roman" w:hAnsi="Times New Roman" w:cs="Times New Roman"/>
          <w:sz w:val="28"/>
          <w:szCs w:val="28"/>
        </w:rPr>
        <w:t>dislep</w:t>
      </w:r>
      <w:proofErr w:type="spellEnd"/>
      <w:r>
        <w:rPr>
          <w:rFonts w:ascii="Times New Roman" w:eastAsia="Times New Roman" w:hAnsi="Times New Roman" w:cs="Times New Roman"/>
          <w:sz w:val="28"/>
          <w:szCs w:val="28"/>
        </w:rPr>
        <w:t xml:space="preserve"> en IVL (intra veineuse lente) en cas de nausées ou de vomissements. La sonde urinaire é</w:t>
      </w:r>
      <w:r>
        <w:rPr>
          <w:rFonts w:ascii="Times New Roman" w:eastAsia="Times New Roman" w:hAnsi="Times New Roman" w:cs="Times New Roman"/>
          <w:sz w:val="28"/>
          <w:szCs w:val="28"/>
        </w:rPr>
        <w:t xml:space="preserve">tait enlevée à H24 </w:t>
      </w:r>
      <w:proofErr w:type="spellStart"/>
      <w:r>
        <w:rPr>
          <w:rFonts w:ascii="Times New Roman" w:eastAsia="Times New Roman" w:hAnsi="Times New Roman" w:cs="Times New Roman"/>
          <w:sz w:val="28"/>
          <w:szCs w:val="28"/>
        </w:rPr>
        <w:t>postopératoire</w:t>
      </w:r>
      <w:proofErr w:type="spellEnd"/>
      <w:r>
        <w:rPr>
          <w:rFonts w:ascii="Times New Roman" w:eastAsia="Times New Roman" w:hAnsi="Times New Roman" w:cs="Times New Roman"/>
          <w:sz w:val="28"/>
          <w:szCs w:val="28"/>
        </w:rPr>
        <w:t xml:space="preserve"> comme indiqué par le protocole de service. De même, la voie veineuse périphérique était enlevée à H48 </w:t>
      </w:r>
      <w:proofErr w:type="spellStart"/>
      <w:r>
        <w:rPr>
          <w:rFonts w:ascii="Times New Roman" w:eastAsia="Times New Roman" w:hAnsi="Times New Roman" w:cs="Times New Roman"/>
          <w:sz w:val="28"/>
          <w:szCs w:val="28"/>
        </w:rPr>
        <w:t>postopératoire</w:t>
      </w:r>
      <w:proofErr w:type="spellEnd"/>
      <w:r>
        <w:rPr>
          <w:rFonts w:ascii="Times New Roman" w:eastAsia="Times New Roman" w:hAnsi="Times New Roman" w:cs="Times New Roman"/>
          <w:sz w:val="28"/>
          <w:szCs w:val="28"/>
        </w:rPr>
        <w:t>.</w:t>
      </w: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257716">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3.7- Critères de jugement</w:t>
      </w:r>
    </w:p>
    <w:p w:rsidR="00107430" w:rsidRDefault="00257716">
      <w:pPr>
        <w:spacing w:after="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3.7.1</w:t>
      </w:r>
      <w:proofErr w:type="gramStart"/>
      <w:r>
        <w:rPr>
          <w:rFonts w:ascii="Times New Roman" w:eastAsia="Times New Roman" w:hAnsi="Times New Roman" w:cs="Times New Roman"/>
          <w:sz w:val="28"/>
          <w:szCs w:val="28"/>
        </w:rPr>
        <w:t>-  Critère</w:t>
      </w:r>
      <w:proofErr w:type="gramEnd"/>
      <w:r>
        <w:rPr>
          <w:rFonts w:ascii="Times New Roman" w:eastAsia="Times New Roman" w:hAnsi="Times New Roman" w:cs="Times New Roman"/>
          <w:sz w:val="28"/>
          <w:szCs w:val="28"/>
        </w:rPr>
        <w:t xml:space="preserve"> de jugement principal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 critère de jugement principal a ét</w:t>
      </w:r>
      <w:r>
        <w:rPr>
          <w:rFonts w:ascii="Times New Roman" w:eastAsia="Times New Roman" w:hAnsi="Times New Roman" w:cs="Times New Roman"/>
          <w:sz w:val="28"/>
          <w:szCs w:val="28"/>
        </w:rPr>
        <w:t xml:space="preserve">é l’intensité moyenne de la douleur à H0, H2, H4, H6, H8, H12, H24, H36, H48 à l’aide de l’échelle visuelle analogique (EVA) </w:t>
      </w:r>
      <w:r>
        <w:rPr>
          <w:rFonts w:ascii="Times New Roman" w:eastAsia="Times New Roman" w:hAnsi="Times New Roman" w:cs="Times New Roman"/>
          <w:sz w:val="28"/>
          <w:szCs w:val="28"/>
        </w:rPr>
        <w:lastRenderedPageBreak/>
        <w:t xml:space="preserve">au repos. Un score inférieur à 4 a été considéré comme niveau satisfaisant pour la </w:t>
      </w:r>
      <w:proofErr w:type="spellStart"/>
      <w:r>
        <w:rPr>
          <w:rFonts w:ascii="Times New Roman" w:eastAsia="Times New Roman" w:hAnsi="Times New Roman" w:cs="Times New Roman"/>
          <w:sz w:val="28"/>
          <w:szCs w:val="28"/>
        </w:rPr>
        <w:t>maitrise</w:t>
      </w:r>
      <w:proofErr w:type="spellEnd"/>
      <w:r>
        <w:rPr>
          <w:rFonts w:ascii="Times New Roman" w:eastAsia="Times New Roman" w:hAnsi="Times New Roman" w:cs="Times New Roman"/>
          <w:sz w:val="28"/>
          <w:szCs w:val="28"/>
        </w:rPr>
        <w:t xml:space="preserve"> de la douleur post-opératoire durant le</w:t>
      </w:r>
      <w:r>
        <w:rPr>
          <w:rFonts w:ascii="Times New Roman" w:eastAsia="Times New Roman" w:hAnsi="Times New Roman" w:cs="Times New Roman"/>
          <w:sz w:val="28"/>
          <w:szCs w:val="28"/>
        </w:rPr>
        <w:t xml:space="preserve">s 48 premières heures du </w:t>
      </w:r>
      <w:proofErr w:type="spellStart"/>
      <w:r>
        <w:rPr>
          <w:rFonts w:ascii="Times New Roman" w:eastAsia="Times New Roman" w:hAnsi="Times New Roman" w:cs="Times New Roman"/>
          <w:sz w:val="28"/>
          <w:szCs w:val="28"/>
        </w:rPr>
        <w:t>postopératoire</w:t>
      </w:r>
      <w:proofErr w:type="spellEnd"/>
      <w:r>
        <w:rPr>
          <w:rFonts w:ascii="Times New Roman" w:eastAsia="Times New Roman" w:hAnsi="Times New Roman" w:cs="Times New Roman"/>
          <w:sz w:val="28"/>
          <w:szCs w:val="28"/>
        </w:rPr>
        <w:t xml:space="preserve">.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3.7.2- Critères de jugement secondaires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Les critères de jugement secondaires ont été : </w:t>
      </w:r>
    </w:p>
    <w:p w:rsidR="00107430" w:rsidRDefault="00257716">
      <w:pPr>
        <w:numPr>
          <w:ilvl w:val="0"/>
          <w:numId w:val="5"/>
        </w:numPr>
        <w:pBdr>
          <w:top w:val="nil"/>
          <w:left w:val="nil"/>
          <w:bottom w:val="nil"/>
          <w:right w:val="nil"/>
          <w:between w:val="nil"/>
        </w:pBdr>
        <w:spacing w:after="0" w:line="259" w:lineRule="auto"/>
        <w:jc w:val="both"/>
        <w:rPr>
          <w:color w:val="000000"/>
          <w:sz w:val="28"/>
          <w:szCs w:val="28"/>
        </w:rPr>
      </w:pPr>
      <w:proofErr w:type="gramStart"/>
      <w:r>
        <w:rPr>
          <w:rFonts w:ascii="Times New Roman" w:eastAsia="Times New Roman" w:hAnsi="Times New Roman" w:cs="Times New Roman"/>
          <w:color w:val="000000"/>
          <w:sz w:val="28"/>
          <w:szCs w:val="28"/>
        </w:rPr>
        <w:t>l’intensité</w:t>
      </w:r>
      <w:proofErr w:type="gramEnd"/>
      <w:r>
        <w:rPr>
          <w:rFonts w:ascii="Times New Roman" w:eastAsia="Times New Roman" w:hAnsi="Times New Roman" w:cs="Times New Roman"/>
          <w:color w:val="000000"/>
          <w:sz w:val="28"/>
          <w:szCs w:val="28"/>
        </w:rPr>
        <w:t xml:space="preserve"> de la douleur la plus forte durant les 48 heures ; </w:t>
      </w:r>
    </w:p>
    <w:p w:rsidR="00107430" w:rsidRDefault="00257716">
      <w:pPr>
        <w:numPr>
          <w:ilvl w:val="0"/>
          <w:numId w:val="5"/>
        </w:numPr>
        <w:pBdr>
          <w:top w:val="nil"/>
          <w:left w:val="nil"/>
          <w:bottom w:val="nil"/>
          <w:right w:val="nil"/>
          <w:between w:val="nil"/>
        </w:pBdr>
        <w:spacing w:after="0" w:line="259" w:lineRule="auto"/>
        <w:jc w:val="both"/>
        <w:rPr>
          <w:color w:val="000000"/>
          <w:sz w:val="28"/>
          <w:szCs w:val="28"/>
        </w:rPr>
      </w:pPr>
      <w:proofErr w:type="gramStart"/>
      <w:r>
        <w:rPr>
          <w:rFonts w:ascii="Times New Roman" w:eastAsia="Times New Roman" w:hAnsi="Times New Roman" w:cs="Times New Roman"/>
          <w:color w:val="000000"/>
          <w:sz w:val="28"/>
          <w:szCs w:val="28"/>
        </w:rPr>
        <w:t>la</w:t>
      </w:r>
      <w:proofErr w:type="gramEnd"/>
      <w:r>
        <w:rPr>
          <w:rFonts w:ascii="Times New Roman" w:eastAsia="Times New Roman" w:hAnsi="Times New Roman" w:cs="Times New Roman"/>
          <w:color w:val="000000"/>
          <w:sz w:val="28"/>
          <w:szCs w:val="28"/>
        </w:rPr>
        <w:t xml:space="preserve"> survenue d’une douleur (EVA˃4) avant H24 est définie comme une mauvaise analgésie.</w:t>
      </w:r>
    </w:p>
    <w:p w:rsidR="00107430" w:rsidRDefault="00257716">
      <w:pPr>
        <w:numPr>
          <w:ilvl w:val="0"/>
          <w:numId w:val="5"/>
        </w:numPr>
        <w:pBdr>
          <w:top w:val="nil"/>
          <w:left w:val="nil"/>
          <w:bottom w:val="nil"/>
          <w:right w:val="nil"/>
          <w:between w:val="nil"/>
        </w:pBdr>
        <w:spacing w:after="0" w:line="259" w:lineRule="auto"/>
        <w:jc w:val="both"/>
        <w:rPr>
          <w:color w:val="000000"/>
          <w:sz w:val="28"/>
          <w:szCs w:val="28"/>
        </w:rPr>
      </w:pPr>
      <w:r>
        <w:rPr>
          <w:rFonts w:ascii="Times New Roman" w:eastAsia="Times New Roman" w:hAnsi="Times New Roman" w:cs="Times New Roman"/>
          <w:color w:val="000000"/>
          <w:sz w:val="28"/>
          <w:szCs w:val="28"/>
        </w:rPr>
        <w:t xml:space="preserve"> </w:t>
      </w:r>
      <w:proofErr w:type="gramStart"/>
      <w:r>
        <w:rPr>
          <w:rFonts w:ascii="Times New Roman" w:eastAsia="Times New Roman" w:hAnsi="Times New Roman" w:cs="Times New Roman"/>
          <w:color w:val="000000"/>
          <w:sz w:val="28"/>
          <w:szCs w:val="28"/>
        </w:rPr>
        <w:t>le</w:t>
      </w:r>
      <w:proofErr w:type="gramEnd"/>
      <w:r>
        <w:rPr>
          <w:rFonts w:ascii="Times New Roman" w:eastAsia="Times New Roman" w:hAnsi="Times New Roman" w:cs="Times New Roman"/>
          <w:color w:val="000000"/>
          <w:sz w:val="28"/>
          <w:szCs w:val="28"/>
        </w:rPr>
        <w:t xml:space="preserve"> score moyen de douleur par groupe en fonction de la période de l’évaluation (H0, H2, H4, H6, H12, H24, H36, H48) ; </w:t>
      </w:r>
    </w:p>
    <w:p w:rsidR="00107430" w:rsidRDefault="00257716">
      <w:pPr>
        <w:numPr>
          <w:ilvl w:val="0"/>
          <w:numId w:val="5"/>
        </w:numPr>
        <w:pBdr>
          <w:top w:val="nil"/>
          <w:left w:val="nil"/>
          <w:bottom w:val="nil"/>
          <w:right w:val="nil"/>
          <w:between w:val="nil"/>
        </w:pBdr>
        <w:spacing w:after="0" w:line="259" w:lineRule="auto"/>
        <w:jc w:val="both"/>
        <w:rPr>
          <w:color w:val="000000"/>
          <w:sz w:val="28"/>
          <w:szCs w:val="28"/>
        </w:rPr>
      </w:pPr>
      <w:r>
        <w:rPr>
          <w:rFonts w:ascii="Times New Roman" w:eastAsia="Times New Roman" w:hAnsi="Times New Roman" w:cs="Times New Roman"/>
          <w:color w:val="000000"/>
          <w:sz w:val="28"/>
          <w:szCs w:val="28"/>
        </w:rPr>
        <w:t xml:space="preserve"> </w:t>
      </w:r>
      <w:proofErr w:type="gramStart"/>
      <w:r>
        <w:rPr>
          <w:rFonts w:ascii="Times New Roman" w:eastAsia="Times New Roman" w:hAnsi="Times New Roman" w:cs="Times New Roman"/>
          <w:color w:val="000000"/>
          <w:sz w:val="28"/>
          <w:szCs w:val="28"/>
        </w:rPr>
        <w:t>la</w:t>
      </w:r>
      <w:proofErr w:type="gramEnd"/>
      <w:r>
        <w:rPr>
          <w:rFonts w:ascii="Times New Roman" w:eastAsia="Times New Roman" w:hAnsi="Times New Roman" w:cs="Times New Roman"/>
          <w:color w:val="000000"/>
          <w:sz w:val="28"/>
          <w:szCs w:val="28"/>
        </w:rPr>
        <w:t xml:space="preserve"> consommation de </w:t>
      </w:r>
      <w:proofErr w:type="spellStart"/>
      <w:r>
        <w:rPr>
          <w:rFonts w:ascii="Times New Roman" w:eastAsia="Times New Roman" w:hAnsi="Times New Roman" w:cs="Times New Roman"/>
          <w:color w:val="000000"/>
          <w:sz w:val="28"/>
          <w:szCs w:val="28"/>
        </w:rPr>
        <w:t>tramadol</w:t>
      </w:r>
      <w:proofErr w:type="spellEnd"/>
      <w:r>
        <w:rPr>
          <w:rFonts w:ascii="Times New Roman" w:eastAsia="Times New Roman" w:hAnsi="Times New Roman" w:cs="Times New Roman"/>
          <w:color w:val="000000"/>
          <w:sz w:val="28"/>
          <w:szCs w:val="28"/>
        </w:rPr>
        <w:t xml:space="preserve"> et ou de morphiniques</w:t>
      </w:r>
      <w:r>
        <w:rPr>
          <w:rFonts w:ascii="Times New Roman" w:eastAsia="Times New Roman" w:hAnsi="Times New Roman" w:cs="Times New Roman"/>
          <w:color w:val="000000"/>
          <w:sz w:val="28"/>
          <w:szCs w:val="28"/>
        </w:rPr>
        <w:t xml:space="preserve"> IV (intraveineuse) ; </w:t>
      </w:r>
    </w:p>
    <w:p w:rsidR="00107430" w:rsidRDefault="00257716">
      <w:pPr>
        <w:numPr>
          <w:ilvl w:val="0"/>
          <w:numId w:val="5"/>
        </w:numPr>
        <w:pBdr>
          <w:top w:val="nil"/>
          <w:left w:val="nil"/>
          <w:bottom w:val="nil"/>
          <w:right w:val="nil"/>
          <w:between w:val="nil"/>
        </w:pBdr>
        <w:spacing w:after="0" w:line="259" w:lineRule="auto"/>
        <w:jc w:val="both"/>
        <w:rPr>
          <w:color w:val="000000"/>
          <w:sz w:val="28"/>
          <w:szCs w:val="28"/>
        </w:rPr>
      </w:pPr>
      <w:proofErr w:type="gramStart"/>
      <w:r>
        <w:rPr>
          <w:rFonts w:ascii="Times New Roman" w:eastAsia="Times New Roman" w:hAnsi="Times New Roman" w:cs="Times New Roman"/>
          <w:color w:val="000000"/>
          <w:sz w:val="28"/>
          <w:szCs w:val="28"/>
        </w:rPr>
        <w:t>l’incidence</w:t>
      </w:r>
      <w:proofErr w:type="gramEnd"/>
      <w:r>
        <w:rPr>
          <w:rFonts w:ascii="Times New Roman" w:eastAsia="Times New Roman" w:hAnsi="Times New Roman" w:cs="Times New Roman"/>
          <w:color w:val="000000"/>
          <w:sz w:val="28"/>
          <w:szCs w:val="28"/>
        </w:rPr>
        <w:t xml:space="preserve"> des effets secondaires (nausées vomissements </w:t>
      </w:r>
      <w:proofErr w:type="spellStart"/>
      <w:r>
        <w:rPr>
          <w:rFonts w:ascii="Times New Roman" w:eastAsia="Times New Roman" w:hAnsi="Times New Roman" w:cs="Times New Roman"/>
          <w:color w:val="000000"/>
          <w:sz w:val="28"/>
          <w:szCs w:val="28"/>
        </w:rPr>
        <w:t>postopératoire</w:t>
      </w:r>
      <w:proofErr w:type="spellEnd"/>
      <w:r>
        <w:rPr>
          <w:rFonts w:ascii="Times New Roman" w:eastAsia="Times New Roman" w:hAnsi="Times New Roman" w:cs="Times New Roman"/>
          <w:color w:val="000000"/>
          <w:sz w:val="28"/>
          <w:szCs w:val="28"/>
        </w:rPr>
        <w:t xml:space="preserve">, douleur du site opératoire) ; </w:t>
      </w:r>
    </w:p>
    <w:p w:rsidR="00107430" w:rsidRDefault="00257716">
      <w:pPr>
        <w:numPr>
          <w:ilvl w:val="0"/>
          <w:numId w:val="5"/>
        </w:numPr>
        <w:pBdr>
          <w:top w:val="nil"/>
          <w:left w:val="nil"/>
          <w:bottom w:val="nil"/>
          <w:right w:val="nil"/>
          <w:between w:val="nil"/>
        </w:pBdr>
        <w:spacing w:after="0" w:line="259" w:lineRule="auto"/>
        <w:jc w:val="both"/>
        <w:rPr>
          <w:color w:val="000000"/>
          <w:sz w:val="28"/>
          <w:szCs w:val="28"/>
        </w:rPr>
      </w:pPr>
      <w:proofErr w:type="gramStart"/>
      <w:r>
        <w:rPr>
          <w:rFonts w:ascii="Times New Roman" w:eastAsia="Times New Roman" w:hAnsi="Times New Roman" w:cs="Times New Roman"/>
          <w:color w:val="000000"/>
          <w:sz w:val="28"/>
          <w:szCs w:val="28"/>
        </w:rPr>
        <w:t>le</w:t>
      </w:r>
      <w:proofErr w:type="gramEnd"/>
      <w:r>
        <w:rPr>
          <w:rFonts w:ascii="Times New Roman" w:eastAsia="Times New Roman" w:hAnsi="Times New Roman" w:cs="Times New Roman"/>
          <w:color w:val="000000"/>
          <w:sz w:val="28"/>
          <w:szCs w:val="28"/>
        </w:rPr>
        <w:t xml:space="preserve"> délai de reprise du transit ;  </w:t>
      </w:r>
    </w:p>
    <w:p w:rsidR="00107430" w:rsidRDefault="00257716">
      <w:pPr>
        <w:numPr>
          <w:ilvl w:val="0"/>
          <w:numId w:val="5"/>
        </w:numPr>
        <w:pBdr>
          <w:top w:val="nil"/>
          <w:left w:val="nil"/>
          <w:bottom w:val="nil"/>
          <w:right w:val="nil"/>
          <w:between w:val="nil"/>
        </w:pBdr>
        <w:spacing w:after="0" w:line="259" w:lineRule="auto"/>
        <w:jc w:val="both"/>
        <w:rPr>
          <w:color w:val="000000"/>
          <w:sz w:val="28"/>
          <w:szCs w:val="28"/>
        </w:rPr>
      </w:pPr>
      <w:proofErr w:type="gramStart"/>
      <w:r>
        <w:rPr>
          <w:rFonts w:ascii="Times New Roman" w:eastAsia="Times New Roman" w:hAnsi="Times New Roman" w:cs="Times New Roman"/>
          <w:color w:val="000000"/>
          <w:sz w:val="28"/>
          <w:szCs w:val="28"/>
        </w:rPr>
        <w:t>la</w:t>
      </w:r>
      <w:proofErr w:type="gramEnd"/>
      <w:r>
        <w:rPr>
          <w:rFonts w:ascii="Times New Roman" w:eastAsia="Times New Roman" w:hAnsi="Times New Roman" w:cs="Times New Roman"/>
          <w:color w:val="000000"/>
          <w:sz w:val="28"/>
          <w:szCs w:val="28"/>
        </w:rPr>
        <w:t xml:space="preserve"> satisfaction des patientes selon l’échelle de Likert (très satisfaite = 3, plutôt satisfait</w:t>
      </w:r>
      <w:r>
        <w:rPr>
          <w:rFonts w:ascii="Times New Roman" w:eastAsia="Times New Roman" w:hAnsi="Times New Roman" w:cs="Times New Roman"/>
          <w:color w:val="000000"/>
          <w:sz w:val="28"/>
          <w:szCs w:val="28"/>
        </w:rPr>
        <w:t xml:space="preserve">e = 2, un peu satisfaite = 1, très mécontente = -3, plutôt mécontente = -2 et un peu mécontente = -1) </w:t>
      </w:r>
    </w:p>
    <w:p w:rsidR="00107430" w:rsidRDefault="00107430">
      <w:pPr>
        <w:spacing w:after="0"/>
        <w:jc w:val="both"/>
        <w:rPr>
          <w:rFonts w:ascii="Times New Roman" w:eastAsia="Times New Roman" w:hAnsi="Times New Roman" w:cs="Times New Roman"/>
          <w:sz w:val="28"/>
          <w:szCs w:val="28"/>
        </w:rPr>
      </w:pP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3.8- Variables d’étude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Les variables de l’étude étaient composées des :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données </w:t>
      </w:r>
      <w:proofErr w:type="spellStart"/>
      <w:r>
        <w:rPr>
          <w:rFonts w:ascii="Times New Roman" w:eastAsia="Times New Roman" w:hAnsi="Times New Roman" w:cs="Times New Roman"/>
          <w:sz w:val="28"/>
          <w:szCs w:val="28"/>
        </w:rPr>
        <w:t>pré-opératoires</w:t>
      </w:r>
      <w:proofErr w:type="spellEnd"/>
      <w:r>
        <w:rPr>
          <w:rFonts w:ascii="Times New Roman" w:eastAsia="Times New Roman" w:hAnsi="Times New Roman" w:cs="Times New Roman"/>
          <w:sz w:val="28"/>
          <w:szCs w:val="28"/>
        </w:rPr>
        <w:t xml:space="preserve"> des patientes qui comportaient les caractéristiques sociodémographiques et les antécédents des patientes (âge, profession, niveau d’étude, taille, poids, IMC (indice de masse corporel), antécédent anesthésique, parité/geste, antéc</w:t>
      </w:r>
      <w:r>
        <w:rPr>
          <w:rFonts w:ascii="Times New Roman" w:eastAsia="Times New Roman" w:hAnsi="Times New Roman" w:cs="Times New Roman"/>
          <w:sz w:val="28"/>
          <w:szCs w:val="28"/>
        </w:rPr>
        <w:t>édent de césarienne, autres antécédents médicaux et chirurgicaux) ; l’indication et les modalités de la chirurgie (urgence ou programme) ; bilan biologique, l’examen anesthésique.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données per-opératoires comprenant la durée de la procédure chirurgicale </w:t>
      </w:r>
      <w:r>
        <w:rPr>
          <w:rFonts w:ascii="Times New Roman" w:eastAsia="Times New Roman" w:hAnsi="Times New Roman" w:cs="Times New Roman"/>
          <w:sz w:val="28"/>
          <w:szCs w:val="28"/>
        </w:rPr>
        <w:t xml:space="preserve">(de l’incision au pansement) ; les effets indésirables, les incidents et les accidents per-opératoires (hypotension, tachycardie, hypertension, plainte) et leur durée ;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variables sur l’évaluation de la douleur </w:t>
      </w:r>
      <w:proofErr w:type="spellStart"/>
      <w:r>
        <w:rPr>
          <w:rFonts w:ascii="Times New Roman" w:eastAsia="Times New Roman" w:hAnsi="Times New Roman" w:cs="Times New Roman"/>
          <w:sz w:val="28"/>
          <w:szCs w:val="28"/>
        </w:rPr>
        <w:t>postopératoire</w:t>
      </w:r>
      <w:proofErr w:type="spellEnd"/>
      <w:r>
        <w:rPr>
          <w:rFonts w:ascii="Times New Roman" w:eastAsia="Times New Roman" w:hAnsi="Times New Roman" w:cs="Times New Roman"/>
          <w:sz w:val="28"/>
          <w:szCs w:val="28"/>
        </w:rPr>
        <w:t xml:space="preserve"> dont l’intensité de la doule</w:t>
      </w:r>
      <w:r>
        <w:rPr>
          <w:rFonts w:ascii="Times New Roman" w:eastAsia="Times New Roman" w:hAnsi="Times New Roman" w:cs="Times New Roman"/>
          <w:sz w:val="28"/>
          <w:szCs w:val="28"/>
        </w:rPr>
        <w:t xml:space="preserve">ur </w:t>
      </w:r>
      <w:proofErr w:type="spellStart"/>
      <w:r>
        <w:rPr>
          <w:rFonts w:ascii="Times New Roman" w:eastAsia="Times New Roman" w:hAnsi="Times New Roman" w:cs="Times New Roman"/>
          <w:sz w:val="28"/>
          <w:szCs w:val="28"/>
        </w:rPr>
        <w:t>postopératoire</w:t>
      </w:r>
      <w:proofErr w:type="spellEnd"/>
      <w:r>
        <w:rPr>
          <w:rFonts w:ascii="Times New Roman" w:eastAsia="Times New Roman" w:hAnsi="Times New Roman" w:cs="Times New Roman"/>
          <w:sz w:val="28"/>
          <w:szCs w:val="28"/>
        </w:rPr>
        <w:t xml:space="preserve"> par l’Echelle visuelle analogique (EVA) au repos et pendant les mouvements à H0, H2, H4, H6, H8, H12, H24, H36, H48 ; la consommation d’antalgique supplémentaire en </w:t>
      </w:r>
      <w:proofErr w:type="spellStart"/>
      <w:r>
        <w:rPr>
          <w:rFonts w:ascii="Times New Roman" w:eastAsia="Times New Roman" w:hAnsi="Times New Roman" w:cs="Times New Roman"/>
          <w:sz w:val="28"/>
          <w:szCs w:val="28"/>
        </w:rPr>
        <w:t>postopératoire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tramadol</w:t>
      </w:r>
      <w:proofErr w:type="spellEnd"/>
      <w:r>
        <w:rPr>
          <w:rFonts w:ascii="Times New Roman" w:eastAsia="Times New Roman" w:hAnsi="Times New Roman" w:cs="Times New Roman"/>
          <w:sz w:val="28"/>
          <w:szCs w:val="28"/>
        </w:rPr>
        <w:t>, morphine, paracétamol, AINS); l’intensité de la</w:t>
      </w:r>
      <w:r>
        <w:rPr>
          <w:rFonts w:ascii="Times New Roman" w:eastAsia="Times New Roman" w:hAnsi="Times New Roman" w:cs="Times New Roman"/>
          <w:sz w:val="28"/>
          <w:szCs w:val="28"/>
        </w:rPr>
        <w:t xml:space="preserve"> douleur la plus élevée selon l’EVA pendant les 48 heures </w:t>
      </w:r>
      <w:proofErr w:type="spellStart"/>
      <w:r>
        <w:rPr>
          <w:rFonts w:ascii="Times New Roman" w:eastAsia="Times New Roman" w:hAnsi="Times New Roman" w:cs="Times New Roman"/>
          <w:sz w:val="28"/>
          <w:szCs w:val="28"/>
        </w:rPr>
        <w:t>postopératoire</w:t>
      </w:r>
      <w:proofErr w:type="spellEnd"/>
      <w:r>
        <w:rPr>
          <w:rFonts w:ascii="Times New Roman" w:eastAsia="Times New Roman" w:hAnsi="Times New Roman" w:cs="Times New Roman"/>
          <w:sz w:val="28"/>
          <w:szCs w:val="28"/>
        </w:rPr>
        <w:t xml:space="preserve"> ; l’intensité moyenne de la douleur ressentie au repos durant les 48 heures </w:t>
      </w:r>
      <w:proofErr w:type="spellStart"/>
      <w:r>
        <w:rPr>
          <w:rFonts w:ascii="Times New Roman" w:eastAsia="Times New Roman" w:hAnsi="Times New Roman" w:cs="Times New Roman"/>
          <w:sz w:val="28"/>
          <w:szCs w:val="28"/>
        </w:rPr>
        <w:t>postopératoire</w:t>
      </w:r>
      <w:proofErr w:type="spellEnd"/>
      <w:r>
        <w:rPr>
          <w:rFonts w:ascii="Times New Roman" w:eastAsia="Times New Roman" w:hAnsi="Times New Roman" w:cs="Times New Roman"/>
          <w:sz w:val="28"/>
          <w:szCs w:val="28"/>
        </w:rPr>
        <w:t xml:space="preserve"> ; </w:t>
      </w:r>
    </w:p>
    <w:p w:rsidR="00107430" w:rsidRDefault="00257716">
      <w:pPr>
        <w:spacing w:after="1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données sur la satisfaction, les effets secondaires et la compliance des patientes vis-</w:t>
      </w:r>
      <w:r>
        <w:rPr>
          <w:rFonts w:ascii="Times New Roman" w:eastAsia="Times New Roman" w:hAnsi="Times New Roman" w:cs="Times New Roman"/>
          <w:sz w:val="28"/>
          <w:szCs w:val="28"/>
        </w:rPr>
        <w:t xml:space="preserve">à-vis du traitement qui comprenaient la satisfaction globale de la patiente (de </w:t>
      </w:r>
      <w:r>
        <w:rPr>
          <w:rFonts w:ascii="Times New Roman" w:eastAsia="Times New Roman" w:hAnsi="Times New Roman" w:cs="Times New Roman"/>
          <w:sz w:val="28"/>
          <w:szCs w:val="28"/>
        </w:rPr>
        <w:lastRenderedPageBreak/>
        <w:t xml:space="preserve">3 à -3 ; 3 étant très satisfaite et -3 très mécontente : échelle de Likert) ; les effets indésirables (nausées-vomissements </w:t>
      </w:r>
      <w:proofErr w:type="spellStart"/>
      <w:r>
        <w:rPr>
          <w:rFonts w:ascii="Times New Roman" w:eastAsia="Times New Roman" w:hAnsi="Times New Roman" w:cs="Times New Roman"/>
          <w:sz w:val="28"/>
          <w:szCs w:val="28"/>
        </w:rPr>
        <w:t>postopératoire</w:t>
      </w:r>
      <w:proofErr w:type="spellEnd"/>
      <w:r>
        <w:rPr>
          <w:rFonts w:ascii="Times New Roman" w:eastAsia="Times New Roman" w:hAnsi="Times New Roman" w:cs="Times New Roman"/>
          <w:sz w:val="28"/>
          <w:szCs w:val="28"/>
        </w:rPr>
        <w:t>, douleur épigastrique) ; le délai d’é</w:t>
      </w:r>
      <w:r>
        <w:rPr>
          <w:rFonts w:ascii="Times New Roman" w:eastAsia="Times New Roman" w:hAnsi="Times New Roman" w:cs="Times New Roman"/>
          <w:sz w:val="28"/>
          <w:szCs w:val="28"/>
        </w:rPr>
        <w:t xml:space="preserve">mission des gaz. </w:t>
      </w:r>
    </w:p>
    <w:p w:rsidR="00107430" w:rsidRDefault="00107430">
      <w:pPr>
        <w:spacing w:after="183"/>
        <w:jc w:val="both"/>
        <w:rPr>
          <w:rFonts w:ascii="Times New Roman" w:eastAsia="Times New Roman" w:hAnsi="Times New Roman" w:cs="Times New Roman"/>
          <w:sz w:val="28"/>
          <w:szCs w:val="28"/>
        </w:rPr>
      </w:pPr>
    </w:p>
    <w:p w:rsidR="00107430" w:rsidRDefault="00257716">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3.9- Collecte des données</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Un entretien a été réalisé avec les femmes pour l’information et l’obtention du consentement éclairé. Le matériel requis est composé de : un tensiomètre ; un oxymètre de pouls ; un stéthoscope ; une fiche de col</w:t>
      </w:r>
      <w:r>
        <w:rPr>
          <w:rFonts w:ascii="Times New Roman" w:eastAsia="Times New Roman" w:hAnsi="Times New Roman" w:cs="Times New Roman"/>
          <w:sz w:val="28"/>
          <w:szCs w:val="28"/>
        </w:rPr>
        <w:t xml:space="preserve">lecte. Les données sur l’identification et l’état clinique ont été enregistrées </w:t>
      </w:r>
      <w:proofErr w:type="spellStart"/>
      <w:r>
        <w:rPr>
          <w:rFonts w:ascii="Times New Roman" w:eastAsia="Times New Roman" w:hAnsi="Times New Roman" w:cs="Times New Roman"/>
          <w:sz w:val="28"/>
          <w:szCs w:val="28"/>
        </w:rPr>
        <w:t>à</w:t>
      </w:r>
      <w:proofErr w:type="spellEnd"/>
      <w:r>
        <w:rPr>
          <w:rFonts w:ascii="Times New Roman" w:eastAsia="Times New Roman" w:hAnsi="Times New Roman" w:cs="Times New Roman"/>
          <w:sz w:val="28"/>
          <w:szCs w:val="28"/>
        </w:rPr>
        <w:t xml:space="preserve"> priori. Après installation ; monitorage ; prise de voie veineuse la patiente bénéficie d’une rachianesthésie par </w:t>
      </w:r>
      <w:proofErr w:type="spellStart"/>
      <w:r>
        <w:rPr>
          <w:rFonts w:ascii="Times New Roman" w:eastAsia="Times New Roman" w:hAnsi="Times New Roman" w:cs="Times New Roman"/>
          <w:sz w:val="28"/>
          <w:szCs w:val="28"/>
        </w:rPr>
        <w:t>bupivacaine</w:t>
      </w:r>
      <w:proofErr w:type="spellEnd"/>
      <w:r>
        <w:rPr>
          <w:rFonts w:ascii="Times New Roman" w:eastAsia="Times New Roman" w:hAnsi="Times New Roman" w:cs="Times New Roman"/>
          <w:sz w:val="28"/>
          <w:szCs w:val="28"/>
        </w:rPr>
        <w:t xml:space="preserve"> à la dose de 8 mg, de la fentanyl 25µg. La dose a</w:t>
      </w:r>
      <w:r>
        <w:rPr>
          <w:rFonts w:ascii="Times New Roman" w:eastAsia="Times New Roman" w:hAnsi="Times New Roman" w:cs="Times New Roman"/>
          <w:sz w:val="28"/>
          <w:szCs w:val="28"/>
        </w:rPr>
        <w:t xml:space="preserve">dministrée de la morphine est choisie de façon aléatoire. Une surveillance per opératoire sera faite pour détecter et enregistrer les constantes et les </w:t>
      </w:r>
      <w:proofErr w:type="spellStart"/>
      <w:r>
        <w:rPr>
          <w:rFonts w:ascii="Times New Roman" w:eastAsia="Times New Roman" w:hAnsi="Times New Roman" w:cs="Times New Roman"/>
          <w:sz w:val="28"/>
          <w:szCs w:val="28"/>
        </w:rPr>
        <w:t>évènements</w:t>
      </w:r>
      <w:proofErr w:type="spellEnd"/>
      <w:r>
        <w:rPr>
          <w:rFonts w:ascii="Times New Roman" w:eastAsia="Times New Roman" w:hAnsi="Times New Roman" w:cs="Times New Roman"/>
          <w:sz w:val="28"/>
          <w:szCs w:val="28"/>
        </w:rPr>
        <w:t xml:space="preserve"> indésirables. En post opératoire les patientes seront revues pour surveiller la levée du bloc</w:t>
      </w:r>
      <w:r>
        <w:rPr>
          <w:rFonts w:ascii="Times New Roman" w:eastAsia="Times New Roman" w:hAnsi="Times New Roman" w:cs="Times New Roman"/>
          <w:sz w:val="28"/>
          <w:szCs w:val="28"/>
        </w:rPr>
        <w:t xml:space="preserve"> moteur, l’analgésie, les constantes et les effets secondaires. </w:t>
      </w:r>
    </w:p>
    <w:p w:rsidR="00107430" w:rsidRDefault="00257716">
      <w:pPr>
        <w:spacing w:after="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Les dossiers cliniques ; des fiches d’évaluation anesthésique, les fiches de surveillance d’anesthésie et les registres du bloc opératoire ont aussi constitués une source de données.</w:t>
      </w:r>
    </w:p>
    <w:p w:rsidR="00107430" w:rsidRDefault="00107430">
      <w:pPr>
        <w:spacing w:after="0"/>
        <w:jc w:val="both"/>
        <w:rPr>
          <w:rFonts w:ascii="Times New Roman" w:eastAsia="Times New Roman" w:hAnsi="Times New Roman" w:cs="Times New Roman"/>
          <w:sz w:val="28"/>
          <w:szCs w:val="28"/>
        </w:rPr>
      </w:pP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3.10- D</w:t>
      </w:r>
      <w:r>
        <w:rPr>
          <w:rFonts w:ascii="Times New Roman" w:eastAsia="Times New Roman" w:hAnsi="Times New Roman" w:cs="Times New Roman"/>
          <w:b/>
          <w:sz w:val="28"/>
          <w:szCs w:val="28"/>
        </w:rPr>
        <w:t xml:space="preserve">éroulement de l’essai et Collecte des données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 recrutement des patientes a été fait à la consultation d’anesthésie ou à la visite pré-anesthésique par le médecin anesthésiste-réanimateur. Les objectifs et la méthodologie de l’étude leur ont été expliqué</w:t>
      </w:r>
      <w:r>
        <w:rPr>
          <w:rFonts w:ascii="Times New Roman" w:eastAsia="Times New Roman" w:hAnsi="Times New Roman" w:cs="Times New Roman"/>
          <w:sz w:val="28"/>
          <w:szCs w:val="28"/>
        </w:rPr>
        <w:t xml:space="preserve">s ; en particulier la méthode de l’EVA et leur aptitude à la comprendre a été évaluée. Après qu’elles aient eu le loisir de </w:t>
      </w:r>
      <w:proofErr w:type="gramStart"/>
      <w:r>
        <w:rPr>
          <w:rFonts w:ascii="Times New Roman" w:eastAsia="Times New Roman" w:hAnsi="Times New Roman" w:cs="Times New Roman"/>
          <w:sz w:val="28"/>
          <w:szCs w:val="28"/>
        </w:rPr>
        <w:t>poser  toutes</w:t>
      </w:r>
      <w:proofErr w:type="gramEnd"/>
      <w:r>
        <w:rPr>
          <w:rFonts w:ascii="Times New Roman" w:eastAsia="Times New Roman" w:hAnsi="Times New Roman" w:cs="Times New Roman"/>
          <w:sz w:val="28"/>
          <w:szCs w:val="28"/>
        </w:rPr>
        <w:t xml:space="preserve"> les questions qu’elles voulaient, le consentement à participer à l’étude était recueilli et mentionné sur la fiche d’a</w:t>
      </w:r>
      <w:r>
        <w:rPr>
          <w:rFonts w:ascii="Times New Roman" w:eastAsia="Times New Roman" w:hAnsi="Times New Roman" w:cs="Times New Roman"/>
          <w:sz w:val="28"/>
          <w:szCs w:val="28"/>
        </w:rPr>
        <w:t xml:space="preserve">nesthésie.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Le tirage au sort (la randomisation) se faisait à l’admission de la patiente dans la salle d’opération.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Une fiche de collecte (</w:t>
      </w:r>
      <w:r>
        <w:rPr>
          <w:rFonts w:ascii="Times New Roman" w:eastAsia="Times New Roman" w:hAnsi="Times New Roman" w:cs="Times New Roman"/>
          <w:i/>
          <w:sz w:val="28"/>
          <w:szCs w:val="28"/>
        </w:rPr>
        <w:t>annexe 2</w:t>
      </w:r>
      <w:r>
        <w:rPr>
          <w:rFonts w:ascii="Times New Roman" w:eastAsia="Times New Roman" w:hAnsi="Times New Roman" w:cs="Times New Roman"/>
          <w:sz w:val="28"/>
          <w:szCs w:val="28"/>
        </w:rPr>
        <w:t xml:space="preserve">) a été élaborée. Son remplissage débutait en préopératoire dès la décision d’inclusion. Les différents items étaient ensuite remplis au fur et à mesure par le résident en anesthésie réanimation ou l’infirmier en anesthésie. </w:t>
      </w:r>
    </w:p>
    <w:p w:rsidR="00107430" w:rsidRDefault="00257716">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3.11- Saisie et analyse des do</w:t>
      </w:r>
      <w:r>
        <w:rPr>
          <w:rFonts w:ascii="Times New Roman" w:eastAsia="Times New Roman" w:hAnsi="Times New Roman" w:cs="Times New Roman"/>
          <w:b/>
          <w:sz w:val="28"/>
          <w:szCs w:val="28"/>
        </w:rPr>
        <w:t>nnées</w:t>
      </w:r>
    </w:p>
    <w:p w:rsidR="00107430" w:rsidRDefault="0025771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Les  données</w:t>
      </w:r>
      <w:proofErr w:type="gramEnd"/>
      <w:r>
        <w:rPr>
          <w:rFonts w:ascii="Times New Roman" w:eastAsia="Times New Roman" w:hAnsi="Times New Roman" w:cs="Times New Roman"/>
          <w:color w:val="000000"/>
          <w:sz w:val="28"/>
          <w:szCs w:val="28"/>
        </w:rPr>
        <w:t xml:space="preserve">  ont  été  saisies  et  traités  avec  le  logiciel  </w:t>
      </w:r>
      <w:proofErr w:type="spellStart"/>
      <w:r>
        <w:rPr>
          <w:rFonts w:ascii="Times New Roman" w:eastAsia="Times New Roman" w:hAnsi="Times New Roman" w:cs="Times New Roman"/>
          <w:color w:val="000000"/>
          <w:sz w:val="28"/>
          <w:szCs w:val="28"/>
        </w:rPr>
        <w:t>spss</w:t>
      </w:r>
      <w:proofErr w:type="spellEnd"/>
      <w:r>
        <w:rPr>
          <w:rFonts w:ascii="Times New Roman" w:eastAsia="Times New Roman" w:hAnsi="Times New Roman" w:cs="Times New Roman"/>
          <w:color w:val="000000"/>
          <w:sz w:val="28"/>
          <w:szCs w:val="28"/>
        </w:rPr>
        <w:t xml:space="preserve">  v.20.  Les </w:t>
      </w:r>
      <w:proofErr w:type="gramStart"/>
      <w:r>
        <w:rPr>
          <w:rFonts w:ascii="Times New Roman" w:eastAsia="Times New Roman" w:hAnsi="Times New Roman" w:cs="Times New Roman"/>
          <w:color w:val="000000"/>
          <w:sz w:val="28"/>
          <w:szCs w:val="28"/>
        </w:rPr>
        <w:t>variables  quantitatives</w:t>
      </w:r>
      <w:proofErr w:type="gramEnd"/>
      <w:r>
        <w:rPr>
          <w:rFonts w:ascii="Times New Roman" w:eastAsia="Times New Roman" w:hAnsi="Times New Roman" w:cs="Times New Roman"/>
          <w:color w:val="000000"/>
          <w:sz w:val="28"/>
          <w:szCs w:val="28"/>
        </w:rPr>
        <w:t xml:space="preserve">  ont  été  exprimées  en  moyenne  ±  écart  type  et  les  variables qualitatives en pourcentage (%) et en effectif (n). </w:t>
      </w:r>
    </w:p>
    <w:p w:rsidR="00107430" w:rsidRDefault="0025771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L’analyse statistiq</w:t>
      </w:r>
      <w:r>
        <w:rPr>
          <w:rFonts w:ascii="Times New Roman" w:eastAsia="Times New Roman" w:hAnsi="Times New Roman" w:cs="Times New Roman"/>
          <w:color w:val="000000"/>
          <w:sz w:val="28"/>
          <w:szCs w:val="28"/>
        </w:rPr>
        <w:t xml:space="preserve">ue a été faite en intention de traiter.  Le test t de </w:t>
      </w:r>
      <w:proofErr w:type="spellStart"/>
      <w:proofErr w:type="gramStart"/>
      <w:r>
        <w:rPr>
          <w:rFonts w:ascii="Times New Roman" w:eastAsia="Times New Roman" w:hAnsi="Times New Roman" w:cs="Times New Roman"/>
          <w:color w:val="000000"/>
          <w:sz w:val="28"/>
          <w:szCs w:val="28"/>
        </w:rPr>
        <w:t>Student</w:t>
      </w:r>
      <w:proofErr w:type="spellEnd"/>
      <w:r>
        <w:rPr>
          <w:rFonts w:ascii="Times New Roman" w:eastAsia="Times New Roman" w:hAnsi="Times New Roman" w:cs="Times New Roman"/>
          <w:color w:val="000000"/>
          <w:sz w:val="28"/>
          <w:szCs w:val="28"/>
        </w:rPr>
        <w:t xml:space="preserve">  a</w:t>
      </w:r>
      <w:proofErr w:type="gramEnd"/>
      <w:r>
        <w:rPr>
          <w:rFonts w:ascii="Times New Roman" w:eastAsia="Times New Roman" w:hAnsi="Times New Roman" w:cs="Times New Roman"/>
          <w:color w:val="000000"/>
          <w:sz w:val="28"/>
          <w:szCs w:val="28"/>
        </w:rPr>
        <w:t xml:space="preserve"> été utilisé pour  l’analyse  des  variables  quantitatives  lorsque  ces  variables  répondaient  aux conditions  de  normalité  des  variances ;  au  cas  contraire,  le  test  de  Mann-Whit</w:t>
      </w:r>
      <w:r>
        <w:rPr>
          <w:rFonts w:ascii="Times New Roman" w:eastAsia="Times New Roman" w:hAnsi="Times New Roman" w:cs="Times New Roman"/>
          <w:color w:val="000000"/>
          <w:sz w:val="28"/>
          <w:szCs w:val="28"/>
        </w:rPr>
        <w:t xml:space="preserve">ney/Wilcoxon a été appliqué. Le test de Chi 2 ou χ2 a été utilisé pour l’analyse des variables qualitatives.  Le test exact de </w:t>
      </w:r>
      <w:proofErr w:type="gramStart"/>
      <w:r>
        <w:rPr>
          <w:rFonts w:ascii="Times New Roman" w:eastAsia="Times New Roman" w:hAnsi="Times New Roman" w:cs="Times New Roman"/>
          <w:color w:val="000000"/>
          <w:sz w:val="28"/>
          <w:szCs w:val="28"/>
        </w:rPr>
        <w:t>Ficher  a</w:t>
      </w:r>
      <w:proofErr w:type="gramEnd"/>
      <w:r>
        <w:rPr>
          <w:rFonts w:ascii="Times New Roman" w:eastAsia="Times New Roman" w:hAnsi="Times New Roman" w:cs="Times New Roman"/>
          <w:color w:val="000000"/>
          <w:sz w:val="28"/>
          <w:szCs w:val="28"/>
        </w:rPr>
        <w:t xml:space="preserve">  été  utilisé pour l’analyse des variables ayant moins de 5 effectifs.</w:t>
      </w:r>
    </w:p>
    <w:p w:rsidR="00107430" w:rsidRDefault="00107430">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107430" w:rsidRDefault="00257716">
      <w:p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3.12- Considérations éthiques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Les patientes i</w:t>
      </w:r>
      <w:r>
        <w:rPr>
          <w:rFonts w:ascii="Times New Roman" w:eastAsia="Times New Roman" w:hAnsi="Times New Roman" w:cs="Times New Roman"/>
          <w:sz w:val="28"/>
          <w:szCs w:val="28"/>
        </w:rPr>
        <w:t xml:space="preserve">ncluses dans cette étude n’ont pas bénéficié de conditions particulières par rapport aux autres patientes admises au bloc opératoire.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Elles ont bénéficié d’une information au préalable. Les procédures, les risques éventuels (douleurs, nausée-vomissement, prurit, rétention aigue d’urine, détresse respiratoire) leur ont été également expliqués. Une explication a été donnée à toutes les pat</w:t>
      </w:r>
      <w:r>
        <w:rPr>
          <w:rFonts w:ascii="Times New Roman" w:eastAsia="Times New Roman" w:hAnsi="Times New Roman" w:cs="Times New Roman"/>
          <w:sz w:val="28"/>
          <w:szCs w:val="28"/>
        </w:rPr>
        <w:t xml:space="preserve">ientes sur le but de l’étude.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Leur consentement éclairé a été demandé par le médecin en anesthésiste réanimation après les explications lors de la CPA ou de la VPA.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Elles pouvaient à tout moment décider de ne plus faire partie de cette étude.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 confide</w:t>
      </w:r>
      <w:r>
        <w:rPr>
          <w:rFonts w:ascii="Times New Roman" w:eastAsia="Times New Roman" w:hAnsi="Times New Roman" w:cs="Times New Roman"/>
          <w:sz w:val="28"/>
          <w:szCs w:val="28"/>
        </w:rPr>
        <w:t xml:space="preserve">ntialité des données recueillies et l’anonymat des patientes ont été respectés. </w:t>
      </w:r>
    </w:p>
    <w:p w:rsidR="00107430" w:rsidRDefault="0025771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 protocole de l’étude a été soumis à l’autorisation de l’administration du CHU GABRIEL TOURE et Commune II.</w:t>
      </w: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257716">
      <w:pPr>
        <w:jc w:val="both"/>
        <w:rPr>
          <w:rFonts w:ascii="Times New Roman" w:eastAsia="Times New Roman" w:hAnsi="Times New Roman" w:cs="Times New Roman"/>
          <w:sz w:val="28"/>
          <w:szCs w:val="28"/>
        </w:rPr>
      </w:pPr>
      <w:r>
        <w:pict>
          <v:roundrect id="_x0000_s1041" style="position:absolute;left:0;text-align:left;margin-left:9.15pt;margin-top:10.2pt;width:437.4pt;height:217.25pt;z-index:251658240;mso-position-horizontal:absolute;mso-position-horizontal-relative:margin;mso-position-vertical:absolute;mso-position-vertical-relative:text" arcsize="10923f" fillcolor="#ffc000 [3207]" strokecolor="#f2f2f2 [3041]" strokeweight="3pt">
            <v:shadow on="t" type="perspective" color="#7f5f00 [1607]" opacity=".5" offset="1pt" offset2="-1pt"/>
            <v:textbox>
              <w:txbxContent>
                <w:p w:rsidR="00B16CE8" w:rsidRDefault="00257716" w:rsidP="00FA1C04">
                  <w:pPr>
                    <w:jc w:val="center"/>
                    <w:rPr>
                      <w:rFonts w:ascii="Times New Roman" w:hAnsi="Times New Roman" w:cs="Times New Roman"/>
                      <w:sz w:val="96"/>
                      <w:szCs w:val="96"/>
                    </w:rPr>
                  </w:pPr>
                </w:p>
                <w:p w:rsidR="00B16CE8" w:rsidRPr="00FB4329" w:rsidRDefault="00257716" w:rsidP="00FA1C04">
                  <w:pPr>
                    <w:jc w:val="center"/>
                    <w:rPr>
                      <w:rFonts w:ascii="Times New Roman" w:hAnsi="Times New Roman" w:cs="Times New Roman"/>
                      <w:sz w:val="96"/>
                      <w:szCs w:val="96"/>
                    </w:rPr>
                  </w:pPr>
                  <w:r>
                    <w:rPr>
                      <w:rFonts w:ascii="Times New Roman" w:hAnsi="Times New Roman" w:cs="Times New Roman"/>
                      <w:sz w:val="96"/>
                      <w:szCs w:val="96"/>
                    </w:rPr>
                    <w:t>RESULTATS</w:t>
                  </w:r>
                </w:p>
              </w:txbxContent>
            </v:textbox>
            <w10:wrap anchorx="margin"/>
          </v:roundrect>
        </w:pict>
      </w: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257716">
      <w:pPr>
        <w:numPr>
          <w:ilvl w:val="0"/>
          <w:numId w:val="12"/>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RESULTATS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Du 14</w:t>
      </w: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Mai  au</w:t>
      </w:r>
      <w:proofErr w:type="gramEnd"/>
      <w:r>
        <w:rPr>
          <w:rFonts w:ascii="Times New Roman" w:eastAsia="Times New Roman" w:hAnsi="Times New Roman" w:cs="Times New Roman"/>
          <w:sz w:val="28"/>
          <w:szCs w:val="28"/>
        </w:rPr>
        <w:t xml:space="preserve">  17  Juillet  2019,  294  patientes  ont  été  randomisées  en  deux groupes. 144 patientes </w:t>
      </w:r>
      <w:proofErr w:type="gramStart"/>
      <w:r>
        <w:rPr>
          <w:rFonts w:ascii="Times New Roman" w:eastAsia="Times New Roman" w:hAnsi="Times New Roman" w:cs="Times New Roman"/>
          <w:sz w:val="28"/>
          <w:szCs w:val="28"/>
        </w:rPr>
        <w:t>a</w:t>
      </w:r>
      <w:proofErr w:type="gramEnd"/>
      <w:r>
        <w:rPr>
          <w:rFonts w:ascii="Times New Roman" w:eastAsia="Times New Roman" w:hAnsi="Times New Roman" w:cs="Times New Roman"/>
          <w:sz w:val="28"/>
          <w:szCs w:val="28"/>
        </w:rPr>
        <w:t xml:space="preserve"> été exclue dans un groupe, donnant ainsi 75 patientes </w:t>
      </w:r>
      <w:r>
        <w:rPr>
          <w:rFonts w:ascii="Times New Roman" w:eastAsia="Times New Roman" w:hAnsi="Times New Roman" w:cs="Times New Roman"/>
          <w:sz w:val="28"/>
          <w:szCs w:val="28"/>
        </w:rPr>
        <w:lastRenderedPageBreak/>
        <w:t>dans le groupe parentéral (groupe témoin ou G1) et 75 patientes dans le groupe 50 µg (G2).</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Du</w:t>
      </w:r>
      <w:r>
        <w:rPr>
          <w:rFonts w:ascii="Times New Roman" w:eastAsia="Times New Roman" w:hAnsi="Times New Roman" w:cs="Times New Roman"/>
          <w:sz w:val="28"/>
          <w:szCs w:val="28"/>
        </w:rPr>
        <w:t xml:space="preserve">rant la période d’étude, 351 patientes ont été </w:t>
      </w:r>
      <w:r w:rsidR="001D6767">
        <w:rPr>
          <w:rFonts w:ascii="Times New Roman" w:eastAsia="Times New Roman" w:hAnsi="Times New Roman" w:cs="Times New Roman"/>
          <w:sz w:val="28"/>
          <w:szCs w:val="28"/>
        </w:rPr>
        <w:t>admises au</w:t>
      </w:r>
      <w:r>
        <w:rPr>
          <w:rFonts w:ascii="Times New Roman" w:eastAsia="Times New Roman" w:hAnsi="Times New Roman" w:cs="Times New Roman"/>
          <w:sz w:val="28"/>
          <w:szCs w:val="28"/>
        </w:rPr>
        <w:t xml:space="preserve"> bloc opératoire du service de gynéco-obstétrique, il y avait 351 césariennes, dont </w:t>
      </w:r>
      <w:proofErr w:type="gramStart"/>
      <w:r>
        <w:rPr>
          <w:rFonts w:ascii="Times New Roman" w:eastAsia="Times New Roman" w:hAnsi="Times New Roman" w:cs="Times New Roman"/>
          <w:sz w:val="28"/>
          <w:szCs w:val="28"/>
        </w:rPr>
        <w:t>333  césariennes</w:t>
      </w:r>
      <w:proofErr w:type="gramEnd"/>
      <w:r>
        <w:rPr>
          <w:rFonts w:ascii="Times New Roman" w:eastAsia="Times New Roman" w:hAnsi="Times New Roman" w:cs="Times New Roman"/>
          <w:sz w:val="28"/>
          <w:szCs w:val="28"/>
        </w:rPr>
        <w:t xml:space="preserve">  en  urgence  et  18  césariennes  programmées. Il y a eu 57 anesthésies générales et 08 grossess</w:t>
      </w:r>
      <w:r>
        <w:rPr>
          <w:rFonts w:ascii="Times New Roman" w:eastAsia="Times New Roman" w:hAnsi="Times New Roman" w:cs="Times New Roman"/>
          <w:sz w:val="28"/>
          <w:szCs w:val="28"/>
        </w:rPr>
        <w:t xml:space="preserve">es gémellaires parmi les césariennes. </w:t>
      </w:r>
    </w:p>
    <w:p w:rsidR="001D6767" w:rsidRDefault="001D6767">
      <w:pPr>
        <w:spacing w:after="0"/>
        <w:jc w:val="both"/>
        <w:rPr>
          <w:rFonts w:ascii="Times New Roman" w:eastAsia="Times New Roman" w:hAnsi="Times New Roman" w:cs="Times New Roman"/>
          <w:sz w:val="28"/>
          <w:szCs w:val="28"/>
        </w:rPr>
      </w:pPr>
    </w:p>
    <w:p w:rsidR="00107430" w:rsidRDefault="001D6767">
      <w:pPr>
        <w:spacing w:after="0"/>
        <w:jc w:val="both"/>
        <w:rPr>
          <w:rFonts w:ascii="Times New Roman" w:eastAsia="Times New Roman" w:hAnsi="Times New Roman" w:cs="Times New Roman"/>
          <w:noProof/>
          <w:sz w:val="40"/>
          <w:szCs w:val="40"/>
        </w:rPr>
      </w:pPr>
      <w:r>
        <w:rPr>
          <w:rFonts w:ascii="Times New Roman" w:eastAsia="Times New Roman" w:hAnsi="Times New Roman" w:cs="Times New Roman"/>
          <w:noProof/>
          <w:sz w:val="40"/>
          <w:szCs w:val="40"/>
        </w:rPr>
        <w:drawing>
          <wp:inline distT="0" distB="0" distL="0" distR="0">
            <wp:extent cx="4962525" cy="52482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 (1).png"/>
                    <pic:cNvPicPr/>
                  </pic:nvPicPr>
                  <pic:blipFill>
                    <a:blip r:embed="rId6">
                      <a:extLst>
                        <a:ext uri="{28A0092B-C50C-407E-A947-70E740481C1C}">
                          <a14:useLocalDpi xmlns:a14="http://schemas.microsoft.com/office/drawing/2010/main" val="0"/>
                        </a:ext>
                      </a:extLst>
                    </a:blip>
                    <a:stretch>
                      <a:fillRect/>
                    </a:stretch>
                  </pic:blipFill>
                  <pic:spPr>
                    <a:xfrm>
                      <a:off x="0" y="0"/>
                      <a:ext cx="4962525" cy="5248275"/>
                    </a:xfrm>
                    <a:prstGeom prst="rect">
                      <a:avLst/>
                    </a:prstGeom>
                  </pic:spPr>
                </pic:pic>
              </a:graphicData>
            </a:graphic>
          </wp:inline>
        </w:drawing>
      </w:r>
    </w:p>
    <w:p w:rsidR="001D6767" w:rsidRDefault="001D6767">
      <w:pPr>
        <w:spacing w:after="0"/>
        <w:jc w:val="both"/>
        <w:rPr>
          <w:rFonts w:ascii="Times New Roman" w:eastAsia="Times New Roman" w:hAnsi="Times New Roman" w:cs="Times New Roman"/>
          <w:b/>
          <w:sz w:val="28"/>
          <w:szCs w:val="28"/>
        </w:rPr>
      </w:pPr>
    </w:p>
    <w:p w:rsidR="00107430" w:rsidRDefault="00257716">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Figure 1 </w:t>
      </w:r>
      <w:r>
        <w:rPr>
          <w:rFonts w:ascii="Times New Roman" w:eastAsia="Times New Roman" w:hAnsi="Times New Roman" w:cs="Times New Roman"/>
          <w:sz w:val="28"/>
          <w:szCs w:val="28"/>
        </w:rPr>
        <w:t>: Diagramme de flux de l’échantillon</w:t>
      </w: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bookmarkStart w:id="2" w:name="_gjdgxs" w:colFirst="0" w:colLast="0"/>
      <w:bookmarkEnd w:id="2"/>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257716">
      <w:pPr>
        <w:numPr>
          <w:ilvl w:val="1"/>
          <w:numId w:val="12"/>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Caractéristiques de l’échantillon</w:t>
      </w:r>
    </w:p>
    <w:p w:rsidR="00107430" w:rsidRDefault="00257716">
      <w:pPr>
        <w:numPr>
          <w:ilvl w:val="2"/>
          <w:numId w:val="7"/>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Sociodémographique</w:t>
      </w:r>
    </w:p>
    <w:p w:rsidR="00107430" w:rsidRDefault="00257716">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Tableau1</w:t>
      </w:r>
      <w:r>
        <w:rPr>
          <w:rFonts w:ascii="Times New Roman" w:eastAsia="Times New Roman" w:hAnsi="Times New Roman" w:cs="Times New Roman"/>
          <w:sz w:val="28"/>
          <w:szCs w:val="28"/>
        </w:rPr>
        <w:t> : Comparaisons des variables sociodémographiques chez les patientes en fonction de la dose de morphine utilisée</w:t>
      </w:r>
    </w:p>
    <w:tbl>
      <w:tblPr>
        <w:tblStyle w:val="a"/>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9"/>
        <w:gridCol w:w="2973"/>
        <w:gridCol w:w="1983"/>
        <w:gridCol w:w="2124"/>
        <w:gridCol w:w="992"/>
      </w:tblGrid>
      <w:tr w:rsidR="00107430">
        <w:tc>
          <w:tcPr>
            <w:tcW w:w="4682" w:type="dxa"/>
            <w:gridSpan w:val="2"/>
            <w:vMerge w:val="restart"/>
            <w:tcBorders>
              <w:top w:val="single" w:sz="4" w:space="0" w:color="000000"/>
              <w:left w:val="single" w:sz="4" w:space="0" w:color="000000"/>
              <w:bottom w:val="single" w:sz="4" w:space="0" w:color="000000"/>
              <w:right w:val="single" w:sz="4" w:space="0" w:color="000000"/>
            </w:tcBorders>
          </w:tcPr>
          <w:p w:rsidR="00107430" w:rsidRDefault="00107430">
            <w:pPr>
              <w:spacing w:after="0"/>
              <w:jc w:val="both"/>
              <w:rPr>
                <w:rFonts w:ascii="Times New Roman" w:eastAsia="Times New Roman" w:hAnsi="Times New Roman" w:cs="Times New Roman"/>
                <w:sz w:val="28"/>
                <w:szCs w:val="28"/>
              </w:rPr>
            </w:pPr>
          </w:p>
        </w:tc>
        <w:tc>
          <w:tcPr>
            <w:tcW w:w="4107" w:type="dxa"/>
            <w:gridSpan w:val="2"/>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Dose de la morphine</w:t>
            </w:r>
          </w:p>
        </w:tc>
        <w:tc>
          <w:tcPr>
            <w:tcW w:w="992" w:type="dxa"/>
            <w:vMerge w:val="restart"/>
            <w:tcBorders>
              <w:top w:val="single" w:sz="4" w:space="0" w:color="000000"/>
              <w:left w:val="single" w:sz="4" w:space="0" w:color="000000"/>
              <w:bottom w:val="single" w:sz="4" w:space="0" w:color="000000"/>
              <w:right w:val="single" w:sz="4" w:space="0" w:color="000000"/>
            </w:tcBorders>
          </w:tcPr>
          <w:p w:rsidR="00107430" w:rsidRDefault="00107430">
            <w:pPr>
              <w:spacing w:after="0"/>
              <w:jc w:val="both"/>
              <w:rPr>
                <w:rFonts w:ascii="Times New Roman" w:eastAsia="Times New Roman" w:hAnsi="Times New Roman" w:cs="Times New Roman"/>
                <w:sz w:val="28"/>
                <w:szCs w:val="28"/>
              </w:rPr>
            </w:pPr>
          </w:p>
          <w:p w:rsidR="00107430" w:rsidRDefault="00257716">
            <w:pPr>
              <w:spacing w:after="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p</w:t>
            </w:r>
            <w:proofErr w:type="gramEnd"/>
          </w:p>
        </w:tc>
      </w:tr>
      <w:tr w:rsidR="00107430">
        <w:tc>
          <w:tcPr>
            <w:tcW w:w="4682" w:type="dxa"/>
            <w:gridSpan w:val="2"/>
            <w:vMerge/>
            <w:tcBorders>
              <w:top w:val="single" w:sz="4" w:space="0" w:color="000000"/>
              <w:left w:val="single" w:sz="4" w:space="0" w:color="000000"/>
              <w:bottom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1983"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50 µg</w:t>
            </w:r>
          </w:p>
        </w:tc>
        <w:tc>
          <w:tcPr>
            <w:tcW w:w="2124"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100 µg</w:t>
            </w:r>
          </w:p>
        </w:tc>
        <w:tc>
          <w:tcPr>
            <w:tcW w:w="992" w:type="dxa"/>
            <w:vMerge/>
            <w:tcBorders>
              <w:top w:val="single" w:sz="4" w:space="0" w:color="000000"/>
              <w:left w:val="single" w:sz="4" w:space="0" w:color="000000"/>
              <w:bottom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r>
      <w:tr w:rsidR="00107430">
        <w:tc>
          <w:tcPr>
            <w:tcW w:w="4682" w:type="dxa"/>
            <w:gridSpan w:val="2"/>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Age : moyenne </w:t>
            </w:r>
            <w:r>
              <w:rPr>
                <w:rFonts w:ascii="Symbol" w:eastAsia="Symbol" w:hAnsi="Symbol" w:cs="Symbol"/>
                <w:sz w:val="28"/>
                <w:szCs w:val="28"/>
              </w:rPr>
              <w:t></w:t>
            </w:r>
            <w:r>
              <w:rPr>
                <w:rFonts w:ascii="Times New Roman" w:eastAsia="Times New Roman" w:hAnsi="Times New Roman" w:cs="Times New Roman"/>
                <w:sz w:val="28"/>
                <w:szCs w:val="28"/>
              </w:rPr>
              <w:t xml:space="preserve"> ET*</w:t>
            </w:r>
          </w:p>
        </w:tc>
        <w:tc>
          <w:tcPr>
            <w:tcW w:w="1983"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26,27 </w:t>
            </w:r>
            <w:r>
              <w:rPr>
                <w:rFonts w:ascii="Symbol" w:eastAsia="Symbol" w:hAnsi="Symbol" w:cs="Symbol"/>
                <w:sz w:val="28"/>
                <w:szCs w:val="28"/>
              </w:rPr>
              <w:t></w:t>
            </w:r>
            <w:r>
              <w:rPr>
                <w:rFonts w:ascii="Times New Roman" w:eastAsia="Times New Roman" w:hAnsi="Times New Roman" w:cs="Times New Roman"/>
                <w:sz w:val="28"/>
                <w:szCs w:val="28"/>
              </w:rPr>
              <w:t xml:space="preserve"> 6,68</w:t>
            </w:r>
          </w:p>
        </w:tc>
        <w:tc>
          <w:tcPr>
            <w:tcW w:w="2124"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25,31 </w:t>
            </w:r>
            <w:r>
              <w:rPr>
                <w:rFonts w:ascii="Symbol" w:eastAsia="Symbol" w:hAnsi="Symbol" w:cs="Symbol"/>
                <w:sz w:val="28"/>
                <w:szCs w:val="28"/>
              </w:rPr>
              <w:t></w:t>
            </w:r>
            <w:r>
              <w:rPr>
                <w:rFonts w:ascii="Times New Roman" w:eastAsia="Times New Roman" w:hAnsi="Times New Roman" w:cs="Times New Roman"/>
                <w:sz w:val="28"/>
                <w:szCs w:val="28"/>
              </w:rPr>
              <w:t xml:space="preserve"> 6,81</w:t>
            </w:r>
          </w:p>
        </w:tc>
        <w:tc>
          <w:tcPr>
            <w:tcW w:w="992"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0,3851</w:t>
            </w:r>
          </w:p>
        </w:tc>
      </w:tr>
      <w:tr w:rsidR="00107430">
        <w:tc>
          <w:tcPr>
            <w:tcW w:w="4682" w:type="dxa"/>
            <w:gridSpan w:val="2"/>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Poids : moyenne </w:t>
            </w:r>
            <w:r>
              <w:rPr>
                <w:rFonts w:ascii="Symbol" w:eastAsia="Symbol" w:hAnsi="Symbol" w:cs="Symbol"/>
                <w:sz w:val="28"/>
                <w:szCs w:val="28"/>
              </w:rPr>
              <w:t></w:t>
            </w:r>
            <w:r>
              <w:rPr>
                <w:rFonts w:ascii="Times New Roman" w:eastAsia="Times New Roman" w:hAnsi="Times New Roman" w:cs="Times New Roman"/>
                <w:sz w:val="28"/>
                <w:szCs w:val="28"/>
              </w:rPr>
              <w:t xml:space="preserve"> ET</w:t>
            </w:r>
          </w:p>
        </w:tc>
        <w:tc>
          <w:tcPr>
            <w:tcW w:w="1983"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71,36 </w:t>
            </w:r>
            <w:r>
              <w:rPr>
                <w:rFonts w:ascii="Symbol" w:eastAsia="Symbol" w:hAnsi="Symbol" w:cs="Symbol"/>
                <w:sz w:val="28"/>
                <w:szCs w:val="28"/>
              </w:rPr>
              <w:t></w:t>
            </w:r>
            <w:r>
              <w:rPr>
                <w:rFonts w:ascii="Times New Roman" w:eastAsia="Times New Roman" w:hAnsi="Times New Roman" w:cs="Times New Roman"/>
                <w:sz w:val="28"/>
                <w:szCs w:val="28"/>
              </w:rPr>
              <w:t xml:space="preserve"> 14,25</w:t>
            </w:r>
          </w:p>
        </w:tc>
        <w:tc>
          <w:tcPr>
            <w:tcW w:w="2124"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70,36 </w:t>
            </w:r>
            <w:r>
              <w:rPr>
                <w:rFonts w:ascii="Symbol" w:eastAsia="Symbol" w:hAnsi="Symbol" w:cs="Symbol"/>
                <w:sz w:val="28"/>
                <w:szCs w:val="28"/>
              </w:rPr>
              <w:t></w:t>
            </w:r>
            <w:r>
              <w:rPr>
                <w:rFonts w:ascii="Times New Roman" w:eastAsia="Times New Roman" w:hAnsi="Times New Roman" w:cs="Times New Roman"/>
                <w:sz w:val="28"/>
                <w:szCs w:val="28"/>
              </w:rPr>
              <w:t xml:space="preserve"> 13,68</w:t>
            </w:r>
          </w:p>
        </w:tc>
        <w:tc>
          <w:tcPr>
            <w:tcW w:w="992"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0,6618</w:t>
            </w:r>
          </w:p>
        </w:tc>
      </w:tr>
      <w:tr w:rsidR="00107430">
        <w:tc>
          <w:tcPr>
            <w:tcW w:w="4682" w:type="dxa"/>
            <w:gridSpan w:val="2"/>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Taille : moyenne </w:t>
            </w:r>
            <w:r>
              <w:rPr>
                <w:rFonts w:ascii="Symbol" w:eastAsia="Symbol" w:hAnsi="Symbol" w:cs="Symbol"/>
                <w:sz w:val="28"/>
                <w:szCs w:val="28"/>
              </w:rPr>
              <w:t></w:t>
            </w:r>
            <w:r>
              <w:rPr>
                <w:rFonts w:ascii="Times New Roman" w:eastAsia="Times New Roman" w:hAnsi="Times New Roman" w:cs="Times New Roman"/>
                <w:sz w:val="28"/>
                <w:szCs w:val="28"/>
              </w:rPr>
              <w:t xml:space="preserve"> ET</w:t>
            </w:r>
          </w:p>
        </w:tc>
        <w:tc>
          <w:tcPr>
            <w:tcW w:w="1983"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163,24 </w:t>
            </w:r>
            <w:r>
              <w:rPr>
                <w:rFonts w:ascii="Symbol" w:eastAsia="Symbol" w:hAnsi="Symbol" w:cs="Symbol"/>
                <w:sz w:val="28"/>
                <w:szCs w:val="28"/>
              </w:rPr>
              <w:t></w:t>
            </w:r>
            <w:r>
              <w:rPr>
                <w:rFonts w:ascii="Times New Roman" w:eastAsia="Times New Roman" w:hAnsi="Times New Roman" w:cs="Times New Roman"/>
                <w:sz w:val="28"/>
                <w:szCs w:val="28"/>
              </w:rPr>
              <w:t xml:space="preserve"> 20,68</w:t>
            </w:r>
          </w:p>
        </w:tc>
        <w:tc>
          <w:tcPr>
            <w:tcW w:w="2124"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163,68 </w:t>
            </w:r>
            <w:r>
              <w:rPr>
                <w:rFonts w:ascii="Symbol" w:eastAsia="Symbol" w:hAnsi="Symbol" w:cs="Symbol"/>
                <w:sz w:val="28"/>
                <w:szCs w:val="28"/>
              </w:rPr>
              <w:t></w:t>
            </w:r>
            <w:r>
              <w:rPr>
                <w:rFonts w:ascii="Times New Roman" w:eastAsia="Times New Roman" w:hAnsi="Times New Roman" w:cs="Times New Roman"/>
                <w:sz w:val="28"/>
                <w:szCs w:val="28"/>
              </w:rPr>
              <w:t xml:space="preserve"> 20,41</w:t>
            </w:r>
          </w:p>
        </w:tc>
        <w:tc>
          <w:tcPr>
            <w:tcW w:w="992"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0,8959</w:t>
            </w:r>
          </w:p>
        </w:tc>
      </w:tr>
      <w:tr w:rsidR="00107430">
        <w:trPr>
          <w:trHeight w:val="320"/>
        </w:trPr>
        <w:tc>
          <w:tcPr>
            <w:tcW w:w="4682" w:type="dxa"/>
            <w:gridSpan w:val="2"/>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IMC:</w:t>
            </w:r>
            <w:proofErr w:type="gramEnd"/>
            <w:r>
              <w:rPr>
                <w:rFonts w:ascii="Times New Roman" w:eastAsia="Times New Roman" w:hAnsi="Times New Roman" w:cs="Times New Roman"/>
                <w:sz w:val="28"/>
                <w:szCs w:val="28"/>
              </w:rPr>
              <w:t xml:space="preserve"> moyenne </w:t>
            </w:r>
            <w:r>
              <w:rPr>
                <w:rFonts w:ascii="Symbol" w:eastAsia="Symbol" w:hAnsi="Symbol" w:cs="Symbol"/>
                <w:sz w:val="28"/>
                <w:szCs w:val="28"/>
              </w:rPr>
              <w:t></w:t>
            </w:r>
            <w:r>
              <w:rPr>
                <w:rFonts w:ascii="Times New Roman" w:eastAsia="Times New Roman" w:hAnsi="Times New Roman" w:cs="Times New Roman"/>
                <w:sz w:val="28"/>
                <w:szCs w:val="28"/>
              </w:rPr>
              <w:t xml:space="preserve"> ET</w:t>
            </w:r>
          </w:p>
        </w:tc>
        <w:tc>
          <w:tcPr>
            <w:tcW w:w="1983"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26,39 ± 3,08</w:t>
            </w:r>
          </w:p>
        </w:tc>
        <w:tc>
          <w:tcPr>
            <w:tcW w:w="2124"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25,83 ± 3,08</w:t>
            </w:r>
          </w:p>
        </w:tc>
        <w:tc>
          <w:tcPr>
            <w:tcW w:w="992"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0,6667</w:t>
            </w:r>
          </w:p>
        </w:tc>
      </w:tr>
      <w:tr w:rsidR="00107430">
        <w:tc>
          <w:tcPr>
            <w:tcW w:w="1709" w:type="dxa"/>
            <w:vMerge w:val="restart"/>
            <w:tcBorders>
              <w:top w:val="single" w:sz="4" w:space="0" w:color="000000"/>
              <w:left w:val="single" w:sz="4" w:space="0" w:color="000000"/>
              <w:bottom w:val="single" w:sz="4" w:space="0" w:color="000000"/>
              <w:right w:val="single" w:sz="4" w:space="0" w:color="000000"/>
            </w:tcBorders>
          </w:tcPr>
          <w:p w:rsidR="00107430" w:rsidRDefault="00107430">
            <w:pPr>
              <w:spacing w:after="0"/>
              <w:jc w:val="both"/>
              <w:rPr>
                <w:rFonts w:ascii="Times New Roman" w:eastAsia="Times New Roman" w:hAnsi="Times New Roman" w:cs="Times New Roman"/>
                <w:sz w:val="28"/>
                <w:szCs w:val="28"/>
              </w:rPr>
            </w:pP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Niveau scolaire</w:t>
            </w:r>
          </w:p>
        </w:tc>
        <w:tc>
          <w:tcPr>
            <w:tcW w:w="2973"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aucun</w:t>
            </w:r>
            <w:proofErr w:type="gramEnd"/>
            <w:r>
              <w:rPr>
                <w:rFonts w:ascii="Times New Roman" w:eastAsia="Times New Roman" w:hAnsi="Times New Roman" w:cs="Times New Roman"/>
                <w:sz w:val="28"/>
                <w:szCs w:val="28"/>
              </w:rPr>
              <w:t> : n(%)</w:t>
            </w:r>
          </w:p>
        </w:tc>
        <w:tc>
          <w:tcPr>
            <w:tcW w:w="1983"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31 (41,33)</w:t>
            </w:r>
          </w:p>
        </w:tc>
        <w:tc>
          <w:tcPr>
            <w:tcW w:w="2124"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44 (58,67)</w:t>
            </w:r>
          </w:p>
        </w:tc>
        <w:tc>
          <w:tcPr>
            <w:tcW w:w="992" w:type="dxa"/>
            <w:vMerge w:val="restart"/>
            <w:tcBorders>
              <w:top w:val="single" w:sz="4" w:space="0" w:color="000000"/>
              <w:left w:val="single" w:sz="4" w:space="0" w:color="000000"/>
              <w:bottom w:val="single" w:sz="4" w:space="0" w:color="000000"/>
              <w:right w:val="single" w:sz="4" w:space="0" w:color="000000"/>
            </w:tcBorders>
          </w:tcPr>
          <w:p w:rsidR="00107430" w:rsidRDefault="00107430">
            <w:pPr>
              <w:spacing w:after="0"/>
              <w:jc w:val="both"/>
              <w:rPr>
                <w:rFonts w:ascii="Times New Roman" w:eastAsia="Times New Roman" w:hAnsi="Times New Roman" w:cs="Times New Roman"/>
                <w:sz w:val="28"/>
                <w:szCs w:val="28"/>
              </w:rPr>
            </w:pP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0,2083</w:t>
            </w:r>
          </w:p>
        </w:tc>
      </w:tr>
      <w:tr w:rsidR="00107430">
        <w:tc>
          <w:tcPr>
            <w:tcW w:w="1709" w:type="dxa"/>
            <w:vMerge/>
            <w:tcBorders>
              <w:top w:val="single" w:sz="4" w:space="0" w:color="000000"/>
              <w:left w:val="single" w:sz="4" w:space="0" w:color="000000"/>
              <w:bottom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2973"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primaire</w:t>
            </w:r>
            <w:proofErr w:type="gramEnd"/>
            <w:r>
              <w:rPr>
                <w:rFonts w:ascii="Times New Roman" w:eastAsia="Times New Roman" w:hAnsi="Times New Roman" w:cs="Times New Roman"/>
                <w:sz w:val="28"/>
                <w:szCs w:val="28"/>
              </w:rPr>
              <w:t xml:space="preserve"> : n(%)</w:t>
            </w:r>
          </w:p>
        </w:tc>
        <w:tc>
          <w:tcPr>
            <w:tcW w:w="1983"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18 (58,06)</w:t>
            </w:r>
          </w:p>
        </w:tc>
        <w:tc>
          <w:tcPr>
            <w:tcW w:w="2124"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13 (41,94)</w:t>
            </w:r>
          </w:p>
        </w:tc>
        <w:tc>
          <w:tcPr>
            <w:tcW w:w="992" w:type="dxa"/>
            <w:vMerge/>
            <w:tcBorders>
              <w:top w:val="single" w:sz="4" w:space="0" w:color="000000"/>
              <w:left w:val="single" w:sz="4" w:space="0" w:color="000000"/>
              <w:bottom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r>
      <w:tr w:rsidR="00107430">
        <w:tc>
          <w:tcPr>
            <w:tcW w:w="1709" w:type="dxa"/>
            <w:vMerge/>
            <w:tcBorders>
              <w:top w:val="single" w:sz="4" w:space="0" w:color="000000"/>
              <w:left w:val="single" w:sz="4" w:space="0" w:color="000000"/>
              <w:bottom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2973"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secondaire</w:t>
            </w:r>
            <w:proofErr w:type="gramEnd"/>
            <w:r>
              <w:rPr>
                <w:rFonts w:ascii="Times New Roman" w:eastAsia="Times New Roman" w:hAnsi="Times New Roman" w:cs="Times New Roman"/>
                <w:sz w:val="28"/>
                <w:szCs w:val="28"/>
              </w:rPr>
              <w:t xml:space="preserve"> : n(%)</w:t>
            </w:r>
          </w:p>
        </w:tc>
        <w:tc>
          <w:tcPr>
            <w:tcW w:w="1983"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18 (60,00)</w:t>
            </w:r>
          </w:p>
        </w:tc>
        <w:tc>
          <w:tcPr>
            <w:tcW w:w="2124"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12 (40,00)</w:t>
            </w:r>
          </w:p>
        </w:tc>
        <w:tc>
          <w:tcPr>
            <w:tcW w:w="992" w:type="dxa"/>
            <w:vMerge/>
            <w:tcBorders>
              <w:top w:val="single" w:sz="4" w:space="0" w:color="000000"/>
              <w:left w:val="single" w:sz="4" w:space="0" w:color="000000"/>
              <w:bottom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r>
      <w:tr w:rsidR="00107430">
        <w:tc>
          <w:tcPr>
            <w:tcW w:w="1709" w:type="dxa"/>
            <w:vMerge/>
            <w:tcBorders>
              <w:top w:val="single" w:sz="4" w:space="0" w:color="000000"/>
              <w:left w:val="single" w:sz="4" w:space="0" w:color="000000"/>
              <w:bottom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2973"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universitaire</w:t>
            </w:r>
            <w:proofErr w:type="gramEnd"/>
            <w:r>
              <w:rPr>
                <w:rFonts w:ascii="Times New Roman" w:eastAsia="Times New Roman" w:hAnsi="Times New Roman" w:cs="Times New Roman"/>
                <w:sz w:val="28"/>
                <w:szCs w:val="28"/>
              </w:rPr>
              <w:t xml:space="preserve"> : n(%)</w:t>
            </w:r>
          </w:p>
        </w:tc>
        <w:tc>
          <w:tcPr>
            <w:tcW w:w="1983"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8 (57,14)</w:t>
            </w:r>
          </w:p>
        </w:tc>
        <w:tc>
          <w:tcPr>
            <w:tcW w:w="2124"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 (42,86)</w:t>
            </w:r>
          </w:p>
        </w:tc>
        <w:tc>
          <w:tcPr>
            <w:tcW w:w="992" w:type="dxa"/>
            <w:vMerge/>
            <w:tcBorders>
              <w:top w:val="single" w:sz="4" w:space="0" w:color="000000"/>
              <w:left w:val="single" w:sz="4" w:space="0" w:color="000000"/>
              <w:bottom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r>
      <w:tr w:rsidR="00107430">
        <w:tc>
          <w:tcPr>
            <w:tcW w:w="1709" w:type="dxa"/>
            <w:vMerge w:val="restart"/>
            <w:tcBorders>
              <w:top w:val="single" w:sz="4" w:space="0" w:color="000000"/>
              <w:left w:val="single" w:sz="4" w:space="0" w:color="000000"/>
              <w:bottom w:val="single" w:sz="4" w:space="0" w:color="000000"/>
              <w:right w:val="single" w:sz="4" w:space="0" w:color="000000"/>
            </w:tcBorders>
          </w:tcPr>
          <w:p w:rsidR="00107430" w:rsidRDefault="00107430">
            <w:pPr>
              <w:spacing w:after="0"/>
              <w:jc w:val="both"/>
              <w:rPr>
                <w:rFonts w:ascii="Times New Roman" w:eastAsia="Times New Roman" w:hAnsi="Times New Roman" w:cs="Times New Roman"/>
                <w:sz w:val="28"/>
                <w:szCs w:val="28"/>
              </w:rPr>
            </w:pP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Profession</w:t>
            </w:r>
          </w:p>
        </w:tc>
        <w:tc>
          <w:tcPr>
            <w:tcW w:w="2973"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emploi</w:t>
            </w:r>
            <w:proofErr w:type="gramEnd"/>
            <w:r>
              <w:rPr>
                <w:rFonts w:ascii="Times New Roman" w:eastAsia="Times New Roman" w:hAnsi="Times New Roman" w:cs="Times New Roman"/>
                <w:sz w:val="28"/>
                <w:szCs w:val="28"/>
              </w:rPr>
              <w:t xml:space="preserve"> libéral : n(%)</w:t>
            </w:r>
          </w:p>
        </w:tc>
        <w:tc>
          <w:tcPr>
            <w:tcW w:w="1983"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(38,46)</w:t>
            </w:r>
          </w:p>
        </w:tc>
        <w:tc>
          <w:tcPr>
            <w:tcW w:w="2124"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8 (61,16)</w:t>
            </w:r>
          </w:p>
        </w:tc>
        <w:tc>
          <w:tcPr>
            <w:tcW w:w="992" w:type="dxa"/>
            <w:vMerge w:val="restart"/>
            <w:tcBorders>
              <w:top w:val="single" w:sz="4" w:space="0" w:color="000000"/>
              <w:left w:val="single" w:sz="4" w:space="0" w:color="000000"/>
              <w:bottom w:val="single" w:sz="4" w:space="0" w:color="000000"/>
              <w:right w:val="single" w:sz="4" w:space="0" w:color="000000"/>
            </w:tcBorders>
          </w:tcPr>
          <w:p w:rsidR="00107430" w:rsidRDefault="00107430">
            <w:pPr>
              <w:spacing w:after="0"/>
              <w:jc w:val="both"/>
              <w:rPr>
                <w:rFonts w:ascii="Times New Roman" w:eastAsia="Times New Roman" w:hAnsi="Times New Roman" w:cs="Times New Roman"/>
                <w:sz w:val="28"/>
                <w:szCs w:val="28"/>
              </w:rPr>
            </w:pP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0,4564</w:t>
            </w:r>
          </w:p>
        </w:tc>
      </w:tr>
      <w:tr w:rsidR="00107430">
        <w:tc>
          <w:tcPr>
            <w:tcW w:w="1709" w:type="dxa"/>
            <w:vMerge/>
            <w:tcBorders>
              <w:top w:val="single" w:sz="4" w:space="0" w:color="000000"/>
              <w:left w:val="single" w:sz="4" w:space="0" w:color="000000"/>
              <w:bottom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2973"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élève</w:t>
            </w:r>
            <w:proofErr w:type="gramEnd"/>
            <w:r>
              <w:rPr>
                <w:rFonts w:ascii="Times New Roman" w:eastAsia="Times New Roman" w:hAnsi="Times New Roman" w:cs="Times New Roman"/>
                <w:sz w:val="28"/>
                <w:szCs w:val="28"/>
              </w:rPr>
              <w:t> : n(%)</w:t>
            </w:r>
          </w:p>
        </w:tc>
        <w:tc>
          <w:tcPr>
            <w:tcW w:w="1983"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(44,44)</w:t>
            </w:r>
          </w:p>
        </w:tc>
        <w:tc>
          <w:tcPr>
            <w:tcW w:w="2124"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(55,56)</w:t>
            </w:r>
          </w:p>
        </w:tc>
        <w:tc>
          <w:tcPr>
            <w:tcW w:w="992" w:type="dxa"/>
            <w:vMerge/>
            <w:tcBorders>
              <w:top w:val="single" w:sz="4" w:space="0" w:color="000000"/>
              <w:left w:val="single" w:sz="4" w:space="0" w:color="000000"/>
              <w:bottom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r>
      <w:tr w:rsidR="00107430">
        <w:tc>
          <w:tcPr>
            <w:tcW w:w="1709" w:type="dxa"/>
            <w:vMerge/>
            <w:tcBorders>
              <w:top w:val="single" w:sz="4" w:space="0" w:color="000000"/>
              <w:left w:val="single" w:sz="4" w:space="0" w:color="000000"/>
              <w:bottom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2973"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salariée</w:t>
            </w:r>
            <w:proofErr w:type="gramEnd"/>
            <w:r>
              <w:rPr>
                <w:rFonts w:ascii="Times New Roman" w:eastAsia="Times New Roman" w:hAnsi="Times New Roman" w:cs="Times New Roman"/>
                <w:sz w:val="28"/>
                <w:szCs w:val="28"/>
              </w:rPr>
              <w:t xml:space="preserve"> : n(%)</w:t>
            </w:r>
          </w:p>
        </w:tc>
        <w:tc>
          <w:tcPr>
            <w:tcW w:w="1983"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12 (48,00)</w:t>
            </w:r>
          </w:p>
        </w:tc>
        <w:tc>
          <w:tcPr>
            <w:tcW w:w="2124"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13 (52,00)</w:t>
            </w:r>
          </w:p>
        </w:tc>
        <w:tc>
          <w:tcPr>
            <w:tcW w:w="992" w:type="dxa"/>
            <w:vMerge/>
            <w:tcBorders>
              <w:top w:val="single" w:sz="4" w:space="0" w:color="000000"/>
              <w:left w:val="single" w:sz="4" w:space="0" w:color="000000"/>
              <w:bottom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r>
      <w:tr w:rsidR="00107430">
        <w:trPr>
          <w:trHeight w:val="340"/>
        </w:trPr>
        <w:tc>
          <w:tcPr>
            <w:tcW w:w="1709" w:type="dxa"/>
            <w:vMerge/>
            <w:tcBorders>
              <w:top w:val="single" w:sz="4" w:space="0" w:color="000000"/>
              <w:left w:val="single" w:sz="4" w:space="0" w:color="000000"/>
              <w:bottom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2973"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femme</w:t>
            </w:r>
            <w:proofErr w:type="gramEnd"/>
            <w:r>
              <w:rPr>
                <w:rFonts w:ascii="Times New Roman" w:eastAsia="Times New Roman" w:hAnsi="Times New Roman" w:cs="Times New Roman"/>
                <w:sz w:val="28"/>
                <w:szCs w:val="28"/>
              </w:rPr>
              <w:t xml:space="preserve"> au foyer : n(%)</w:t>
            </w:r>
          </w:p>
        </w:tc>
        <w:tc>
          <w:tcPr>
            <w:tcW w:w="1983"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55 (50,00)</w:t>
            </w:r>
          </w:p>
        </w:tc>
        <w:tc>
          <w:tcPr>
            <w:tcW w:w="2124"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55 (50,00)</w:t>
            </w:r>
          </w:p>
        </w:tc>
        <w:tc>
          <w:tcPr>
            <w:tcW w:w="992" w:type="dxa"/>
            <w:vMerge/>
            <w:tcBorders>
              <w:top w:val="single" w:sz="4" w:space="0" w:color="000000"/>
              <w:left w:val="single" w:sz="4" w:space="0" w:color="000000"/>
              <w:bottom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r>
      <w:tr w:rsidR="00107430">
        <w:tc>
          <w:tcPr>
            <w:tcW w:w="1709" w:type="dxa"/>
            <w:vMerge w:val="restart"/>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Situation matrimoniale</w:t>
            </w:r>
          </w:p>
          <w:p w:rsidR="00107430" w:rsidRDefault="00107430">
            <w:pPr>
              <w:spacing w:after="0"/>
              <w:jc w:val="both"/>
              <w:rPr>
                <w:rFonts w:ascii="Times New Roman" w:eastAsia="Times New Roman" w:hAnsi="Times New Roman" w:cs="Times New Roman"/>
                <w:sz w:val="28"/>
                <w:szCs w:val="28"/>
              </w:rPr>
            </w:pPr>
          </w:p>
        </w:tc>
        <w:tc>
          <w:tcPr>
            <w:tcW w:w="2973"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mariée</w:t>
            </w:r>
            <w:proofErr w:type="gramEnd"/>
            <w:r>
              <w:rPr>
                <w:rFonts w:ascii="Times New Roman" w:eastAsia="Times New Roman" w:hAnsi="Times New Roman" w:cs="Times New Roman"/>
                <w:sz w:val="28"/>
                <w:szCs w:val="28"/>
              </w:rPr>
              <w:t xml:space="preserve"> : n(%)</w:t>
            </w:r>
          </w:p>
        </w:tc>
        <w:tc>
          <w:tcPr>
            <w:tcW w:w="1983"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(96)</w:t>
            </w:r>
          </w:p>
        </w:tc>
        <w:tc>
          <w:tcPr>
            <w:tcW w:w="2124"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(98,70)</w:t>
            </w:r>
          </w:p>
        </w:tc>
        <w:tc>
          <w:tcPr>
            <w:tcW w:w="992" w:type="dxa"/>
            <w:vMerge w:val="restart"/>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0,6123</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0,3107</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107430">
        <w:tc>
          <w:tcPr>
            <w:tcW w:w="1709" w:type="dxa"/>
            <w:vMerge/>
            <w:tcBorders>
              <w:top w:val="single" w:sz="4" w:space="0" w:color="000000"/>
              <w:left w:val="single" w:sz="4" w:space="0" w:color="000000"/>
              <w:bottom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2973"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célibataire</w:t>
            </w:r>
            <w:proofErr w:type="gramEnd"/>
            <w:r>
              <w:rPr>
                <w:rFonts w:ascii="Times New Roman" w:eastAsia="Times New Roman" w:hAnsi="Times New Roman" w:cs="Times New Roman"/>
                <w:sz w:val="28"/>
                <w:szCs w:val="28"/>
              </w:rPr>
              <w:t xml:space="preserve"> : n(%)</w:t>
            </w:r>
          </w:p>
        </w:tc>
        <w:tc>
          <w:tcPr>
            <w:tcW w:w="1983"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03 (4%)</w:t>
            </w:r>
          </w:p>
        </w:tc>
        <w:tc>
          <w:tcPr>
            <w:tcW w:w="2124"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01 (1,3%)</w:t>
            </w:r>
          </w:p>
        </w:tc>
        <w:tc>
          <w:tcPr>
            <w:tcW w:w="992" w:type="dxa"/>
            <w:vMerge/>
            <w:tcBorders>
              <w:top w:val="single" w:sz="4" w:space="0" w:color="000000"/>
              <w:left w:val="single" w:sz="4" w:space="0" w:color="000000"/>
              <w:bottom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r>
      <w:tr w:rsidR="00107430">
        <w:tc>
          <w:tcPr>
            <w:tcW w:w="1709" w:type="dxa"/>
            <w:vMerge/>
            <w:tcBorders>
              <w:top w:val="single" w:sz="4" w:space="0" w:color="000000"/>
              <w:left w:val="single" w:sz="4" w:space="0" w:color="000000"/>
              <w:bottom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2973"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Divorcée ; veuve : </w:t>
            </w:r>
            <w:proofErr w:type="gramStart"/>
            <w:r>
              <w:rPr>
                <w:rFonts w:ascii="Times New Roman" w:eastAsia="Times New Roman" w:hAnsi="Times New Roman" w:cs="Times New Roman"/>
                <w:sz w:val="28"/>
                <w:szCs w:val="28"/>
              </w:rPr>
              <w:t>n(</w:t>
            </w:r>
            <w:proofErr w:type="gramEnd"/>
            <w:r>
              <w:rPr>
                <w:rFonts w:ascii="Times New Roman" w:eastAsia="Times New Roman" w:hAnsi="Times New Roman" w:cs="Times New Roman"/>
                <w:sz w:val="28"/>
                <w:szCs w:val="28"/>
              </w:rPr>
              <w:t>%)</w:t>
            </w:r>
          </w:p>
        </w:tc>
        <w:tc>
          <w:tcPr>
            <w:tcW w:w="1983"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 (0,00)</w:t>
            </w:r>
          </w:p>
        </w:tc>
        <w:tc>
          <w:tcPr>
            <w:tcW w:w="2124"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 (0,00)</w:t>
            </w:r>
          </w:p>
        </w:tc>
        <w:tc>
          <w:tcPr>
            <w:tcW w:w="992" w:type="dxa"/>
            <w:vMerge/>
            <w:tcBorders>
              <w:top w:val="single" w:sz="4" w:space="0" w:color="000000"/>
              <w:left w:val="single" w:sz="4" w:space="0" w:color="000000"/>
              <w:bottom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r>
      <w:tr w:rsidR="00107430">
        <w:trPr>
          <w:trHeight w:val="360"/>
        </w:trPr>
        <w:tc>
          <w:tcPr>
            <w:tcW w:w="1709" w:type="dxa"/>
            <w:vMerge w:val="restart"/>
            <w:tcBorders>
              <w:top w:val="single" w:sz="4" w:space="0" w:color="000000"/>
              <w:left w:val="single" w:sz="4" w:space="0" w:color="000000"/>
              <w:bottom w:val="single" w:sz="4" w:space="0" w:color="000000"/>
              <w:right w:val="single" w:sz="4" w:space="0" w:color="000000"/>
            </w:tcBorders>
          </w:tcPr>
          <w:p w:rsidR="00107430" w:rsidRDefault="00107430">
            <w:pPr>
              <w:spacing w:after="0"/>
              <w:jc w:val="both"/>
              <w:rPr>
                <w:rFonts w:ascii="Times New Roman" w:eastAsia="Times New Roman" w:hAnsi="Times New Roman" w:cs="Times New Roman"/>
                <w:sz w:val="28"/>
                <w:szCs w:val="28"/>
              </w:rPr>
            </w:pPr>
          </w:p>
          <w:p w:rsidR="00107430" w:rsidRDefault="00257716">
            <w:pPr>
              <w:spacing w:after="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Gestitéet</w:t>
            </w:r>
            <w:proofErr w:type="spellEnd"/>
            <w:r>
              <w:rPr>
                <w:rFonts w:ascii="Times New Roman" w:eastAsia="Times New Roman" w:hAnsi="Times New Roman" w:cs="Times New Roman"/>
                <w:sz w:val="28"/>
                <w:szCs w:val="28"/>
              </w:rPr>
              <w:t xml:space="preserve"> parité</w:t>
            </w:r>
          </w:p>
        </w:tc>
        <w:tc>
          <w:tcPr>
            <w:tcW w:w="2973"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nullipares</w:t>
            </w:r>
            <w:proofErr w:type="gramEnd"/>
            <w:r>
              <w:rPr>
                <w:rFonts w:ascii="Times New Roman" w:eastAsia="Times New Roman" w:hAnsi="Times New Roman" w:cs="Times New Roman"/>
                <w:sz w:val="28"/>
                <w:szCs w:val="28"/>
              </w:rPr>
              <w:t xml:space="preserve"> : n(%)</w:t>
            </w:r>
          </w:p>
        </w:tc>
        <w:tc>
          <w:tcPr>
            <w:tcW w:w="1983"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25 (33,33)</w:t>
            </w:r>
          </w:p>
        </w:tc>
        <w:tc>
          <w:tcPr>
            <w:tcW w:w="2124"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32 (42,6)</w:t>
            </w:r>
          </w:p>
        </w:tc>
        <w:tc>
          <w:tcPr>
            <w:tcW w:w="992" w:type="dxa"/>
            <w:vMerge w:val="restart"/>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0,2083</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0,6554</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0,0715</w:t>
            </w:r>
          </w:p>
        </w:tc>
      </w:tr>
      <w:tr w:rsidR="00107430">
        <w:tc>
          <w:tcPr>
            <w:tcW w:w="1709" w:type="dxa"/>
            <w:vMerge/>
            <w:tcBorders>
              <w:top w:val="single" w:sz="4" w:space="0" w:color="000000"/>
              <w:left w:val="single" w:sz="4" w:space="0" w:color="000000"/>
              <w:bottom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2973"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primipares</w:t>
            </w:r>
            <w:proofErr w:type="gramEnd"/>
            <w:r>
              <w:rPr>
                <w:rFonts w:ascii="Times New Roman" w:eastAsia="Times New Roman" w:hAnsi="Times New Roman" w:cs="Times New Roman"/>
                <w:sz w:val="28"/>
                <w:szCs w:val="28"/>
              </w:rPr>
              <w:t xml:space="preserve"> : n(%)</w:t>
            </w:r>
          </w:p>
        </w:tc>
        <w:tc>
          <w:tcPr>
            <w:tcW w:w="1983"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 (13,33)</w:t>
            </w:r>
          </w:p>
        </w:tc>
        <w:tc>
          <w:tcPr>
            <w:tcW w:w="2124"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14 (18,16)</w:t>
            </w:r>
          </w:p>
        </w:tc>
        <w:tc>
          <w:tcPr>
            <w:tcW w:w="992" w:type="dxa"/>
            <w:vMerge/>
            <w:tcBorders>
              <w:top w:val="single" w:sz="4" w:space="0" w:color="000000"/>
              <w:left w:val="single" w:sz="4" w:space="0" w:color="000000"/>
              <w:bottom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r>
      <w:tr w:rsidR="00107430">
        <w:tc>
          <w:tcPr>
            <w:tcW w:w="1709" w:type="dxa"/>
            <w:vMerge/>
            <w:tcBorders>
              <w:top w:val="single" w:sz="4" w:space="0" w:color="000000"/>
              <w:left w:val="single" w:sz="4" w:space="0" w:color="000000"/>
              <w:bottom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2973"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multipares</w:t>
            </w:r>
            <w:proofErr w:type="gramEnd"/>
            <w:r>
              <w:rPr>
                <w:rFonts w:ascii="Times New Roman" w:eastAsia="Times New Roman" w:hAnsi="Times New Roman" w:cs="Times New Roman"/>
                <w:sz w:val="28"/>
                <w:szCs w:val="28"/>
              </w:rPr>
              <w:t xml:space="preserve"> n(%)</w:t>
            </w:r>
          </w:p>
        </w:tc>
        <w:tc>
          <w:tcPr>
            <w:tcW w:w="1983"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40 (53,33)</w:t>
            </w:r>
          </w:p>
        </w:tc>
        <w:tc>
          <w:tcPr>
            <w:tcW w:w="2124"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29 (38,66)</w:t>
            </w:r>
          </w:p>
        </w:tc>
        <w:tc>
          <w:tcPr>
            <w:tcW w:w="992" w:type="dxa"/>
            <w:vMerge/>
            <w:tcBorders>
              <w:top w:val="single" w:sz="4" w:space="0" w:color="000000"/>
              <w:left w:val="single" w:sz="4" w:space="0" w:color="000000"/>
              <w:bottom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r>
    </w:tbl>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Il n’y’avait pas de différence statistiquement significative en ce qui concerne les variables sociodémographiques</w:t>
      </w: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257716">
      <w:pPr>
        <w:numPr>
          <w:ilvl w:val="2"/>
          <w:numId w:val="7"/>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Antécédents et indication actuelle</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Tableau</w:t>
      </w:r>
      <w:r>
        <w:rPr>
          <w:rFonts w:ascii="Times New Roman" w:eastAsia="Times New Roman" w:hAnsi="Times New Roman" w:cs="Times New Roman"/>
          <w:sz w:val="28"/>
          <w:szCs w:val="28"/>
        </w:rPr>
        <w:t xml:space="preserve"> 2 : Comparaisons des antécédents et des indications chez les patientes en fonction de la dose de morphine utilisée</w:t>
      </w:r>
    </w:p>
    <w:tbl>
      <w:tblPr>
        <w:tblStyle w:val="a0"/>
        <w:tblW w:w="8647"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4"/>
        <w:gridCol w:w="2542"/>
        <w:gridCol w:w="329"/>
        <w:gridCol w:w="328"/>
        <w:gridCol w:w="677"/>
        <w:gridCol w:w="527"/>
        <w:gridCol w:w="1424"/>
        <w:gridCol w:w="986"/>
      </w:tblGrid>
      <w:tr w:rsidR="00107430">
        <w:tc>
          <w:tcPr>
            <w:tcW w:w="1834" w:type="dxa"/>
            <w:vMerge w:val="restart"/>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Antécédents</w:t>
            </w:r>
          </w:p>
        </w:tc>
        <w:tc>
          <w:tcPr>
            <w:tcW w:w="5827" w:type="dxa"/>
            <w:gridSpan w:val="6"/>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Dose de la morphine</w:t>
            </w:r>
          </w:p>
        </w:tc>
        <w:tc>
          <w:tcPr>
            <w:tcW w:w="986" w:type="dxa"/>
            <w:vMerge w:val="restart"/>
            <w:tcBorders>
              <w:top w:val="single" w:sz="4" w:space="0" w:color="000000"/>
              <w:left w:val="single" w:sz="4" w:space="0" w:color="000000"/>
              <w:bottom w:val="single" w:sz="4" w:space="0" w:color="000000"/>
              <w:right w:val="single" w:sz="4" w:space="0" w:color="000000"/>
            </w:tcBorders>
          </w:tcPr>
          <w:p w:rsidR="00107430" w:rsidRDefault="00107430">
            <w:pPr>
              <w:spacing w:after="0"/>
              <w:jc w:val="both"/>
              <w:rPr>
                <w:rFonts w:ascii="Times New Roman" w:eastAsia="Times New Roman" w:hAnsi="Times New Roman" w:cs="Times New Roman"/>
                <w:sz w:val="28"/>
                <w:szCs w:val="28"/>
              </w:rPr>
            </w:pPr>
          </w:p>
          <w:p w:rsidR="00107430" w:rsidRDefault="00257716">
            <w:pPr>
              <w:spacing w:after="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p</w:t>
            </w:r>
            <w:proofErr w:type="gramEnd"/>
          </w:p>
        </w:tc>
      </w:tr>
      <w:tr w:rsidR="00107430">
        <w:tc>
          <w:tcPr>
            <w:tcW w:w="1834" w:type="dxa"/>
            <w:vMerge/>
            <w:tcBorders>
              <w:top w:val="single" w:sz="4" w:space="0" w:color="000000"/>
              <w:left w:val="single" w:sz="4" w:space="0" w:color="000000"/>
              <w:bottom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3876" w:type="dxa"/>
            <w:gridSpan w:val="4"/>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50 µg</w:t>
            </w:r>
          </w:p>
        </w:tc>
        <w:tc>
          <w:tcPr>
            <w:tcW w:w="1951" w:type="dxa"/>
            <w:gridSpan w:val="2"/>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100 µg</w:t>
            </w:r>
          </w:p>
        </w:tc>
        <w:tc>
          <w:tcPr>
            <w:tcW w:w="986" w:type="dxa"/>
            <w:vMerge/>
            <w:tcBorders>
              <w:top w:val="single" w:sz="4" w:space="0" w:color="000000"/>
              <w:left w:val="single" w:sz="4" w:space="0" w:color="000000"/>
              <w:bottom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r>
      <w:tr w:rsidR="00107430">
        <w:tc>
          <w:tcPr>
            <w:tcW w:w="1834" w:type="dxa"/>
            <w:vMerge w:val="restart"/>
            <w:tcBorders>
              <w:top w:val="single" w:sz="4" w:space="0" w:color="000000"/>
              <w:left w:val="single" w:sz="4" w:space="0" w:color="000000"/>
              <w:bottom w:val="single" w:sz="4" w:space="0" w:color="000000"/>
              <w:right w:val="single" w:sz="4" w:space="0" w:color="000000"/>
            </w:tcBorders>
          </w:tcPr>
          <w:p w:rsidR="00107430" w:rsidRDefault="00107430">
            <w:pPr>
              <w:spacing w:after="0"/>
              <w:jc w:val="both"/>
              <w:rPr>
                <w:rFonts w:ascii="Times New Roman" w:eastAsia="Times New Roman" w:hAnsi="Times New Roman" w:cs="Times New Roman"/>
                <w:sz w:val="28"/>
                <w:szCs w:val="28"/>
              </w:rPr>
            </w:pP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Médicaux</w:t>
            </w:r>
          </w:p>
        </w:tc>
        <w:tc>
          <w:tcPr>
            <w:tcW w:w="2542"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aucun</w:t>
            </w:r>
            <w:proofErr w:type="gramEnd"/>
            <w:r>
              <w:rPr>
                <w:rFonts w:ascii="Times New Roman" w:eastAsia="Times New Roman" w:hAnsi="Times New Roman" w:cs="Times New Roman"/>
                <w:sz w:val="28"/>
                <w:szCs w:val="28"/>
              </w:rPr>
              <w:t> : n(%)</w:t>
            </w:r>
          </w:p>
        </w:tc>
        <w:tc>
          <w:tcPr>
            <w:tcW w:w="1861" w:type="dxa"/>
            <w:gridSpan w:val="4"/>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67(89,33)</w:t>
            </w:r>
          </w:p>
        </w:tc>
        <w:tc>
          <w:tcPr>
            <w:tcW w:w="1424"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64(85,33)</w:t>
            </w:r>
          </w:p>
        </w:tc>
        <w:tc>
          <w:tcPr>
            <w:tcW w:w="986" w:type="dxa"/>
            <w:vMerge w:val="restart"/>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0,4674</w:t>
            </w:r>
          </w:p>
          <w:p w:rsidR="00107430" w:rsidRDefault="00107430">
            <w:pPr>
              <w:spacing w:after="0"/>
              <w:jc w:val="both"/>
              <w:rPr>
                <w:rFonts w:ascii="Times New Roman" w:eastAsia="Times New Roman" w:hAnsi="Times New Roman" w:cs="Times New Roman"/>
                <w:sz w:val="28"/>
                <w:szCs w:val="28"/>
              </w:rPr>
            </w:pPr>
          </w:p>
        </w:tc>
      </w:tr>
      <w:tr w:rsidR="00107430">
        <w:tc>
          <w:tcPr>
            <w:tcW w:w="1834" w:type="dxa"/>
            <w:vMerge/>
            <w:tcBorders>
              <w:top w:val="single" w:sz="4" w:space="0" w:color="000000"/>
              <w:left w:val="single" w:sz="4" w:space="0" w:color="000000"/>
              <w:bottom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2542"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présent:</w:t>
            </w:r>
            <w:proofErr w:type="gramEnd"/>
            <w:r>
              <w:rPr>
                <w:rFonts w:ascii="Times New Roman" w:eastAsia="Times New Roman" w:hAnsi="Times New Roman" w:cs="Times New Roman"/>
                <w:sz w:val="28"/>
                <w:szCs w:val="28"/>
              </w:rPr>
              <w:t xml:space="preserve"> n(%)</w:t>
            </w:r>
          </w:p>
        </w:tc>
        <w:tc>
          <w:tcPr>
            <w:tcW w:w="1861" w:type="dxa"/>
            <w:gridSpan w:val="4"/>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8 (10,66)</w:t>
            </w:r>
          </w:p>
        </w:tc>
        <w:tc>
          <w:tcPr>
            <w:tcW w:w="1424"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 (14,66)</w:t>
            </w:r>
          </w:p>
        </w:tc>
        <w:tc>
          <w:tcPr>
            <w:tcW w:w="986" w:type="dxa"/>
            <w:vMerge/>
            <w:tcBorders>
              <w:top w:val="single" w:sz="4" w:space="0" w:color="000000"/>
              <w:left w:val="single" w:sz="4" w:space="0" w:color="000000"/>
              <w:bottom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r>
      <w:tr w:rsidR="00107430">
        <w:tc>
          <w:tcPr>
            <w:tcW w:w="1834" w:type="dxa"/>
            <w:vMerge w:val="restart"/>
            <w:tcBorders>
              <w:top w:val="single" w:sz="4" w:space="0" w:color="000000"/>
              <w:left w:val="single" w:sz="4" w:space="0" w:color="000000"/>
              <w:bottom w:val="single" w:sz="4" w:space="0" w:color="000000"/>
              <w:right w:val="single" w:sz="4" w:space="0" w:color="000000"/>
            </w:tcBorders>
          </w:tcPr>
          <w:p w:rsidR="00107430" w:rsidRDefault="00107430">
            <w:pPr>
              <w:spacing w:after="0"/>
              <w:jc w:val="both"/>
              <w:rPr>
                <w:rFonts w:ascii="Times New Roman" w:eastAsia="Times New Roman" w:hAnsi="Times New Roman" w:cs="Times New Roman"/>
                <w:sz w:val="28"/>
                <w:szCs w:val="28"/>
              </w:rPr>
            </w:pP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Chirurgicaux</w:t>
            </w:r>
          </w:p>
        </w:tc>
        <w:tc>
          <w:tcPr>
            <w:tcW w:w="2542"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aucun</w:t>
            </w:r>
            <w:proofErr w:type="gramEnd"/>
            <w:r>
              <w:rPr>
                <w:rFonts w:ascii="Times New Roman" w:eastAsia="Times New Roman" w:hAnsi="Times New Roman" w:cs="Times New Roman"/>
                <w:sz w:val="28"/>
                <w:szCs w:val="28"/>
              </w:rPr>
              <w:t xml:space="preserve"> : n(%)</w:t>
            </w:r>
          </w:p>
        </w:tc>
        <w:tc>
          <w:tcPr>
            <w:tcW w:w="1861" w:type="dxa"/>
            <w:gridSpan w:val="4"/>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46 (61,33)</w:t>
            </w:r>
          </w:p>
        </w:tc>
        <w:tc>
          <w:tcPr>
            <w:tcW w:w="1424"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44 (58,66)</w:t>
            </w:r>
          </w:p>
        </w:tc>
        <w:tc>
          <w:tcPr>
            <w:tcW w:w="986" w:type="dxa"/>
            <w:vMerge w:val="restart"/>
            <w:tcBorders>
              <w:top w:val="single" w:sz="4" w:space="0" w:color="000000"/>
              <w:left w:val="single" w:sz="4" w:space="0" w:color="000000"/>
              <w:bottom w:val="single" w:sz="4" w:space="0" w:color="000000"/>
              <w:right w:val="single" w:sz="4" w:space="0" w:color="000000"/>
            </w:tcBorders>
          </w:tcPr>
          <w:p w:rsidR="00107430" w:rsidRDefault="00107430">
            <w:pPr>
              <w:spacing w:after="0"/>
              <w:jc w:val="both"/>
              <w:rPr>
                <w:rFonts w:ascii="Times New Roman" w:eastAsia="Times New Roman" w:hAnsi="Times New Roman" w:cs="Times New Roman"/>
                <w:sz w:val="28"/>
                <w:szCs w:val="28"/>
              </w:rPr>
            </w:pP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0,7388</w:t>
            </w:r>
          </w:p>
          <w:p w:rsidR="00107430" w:rsidRDefault="00107430">
            <w:pPr>
              <w:spacing w:after="0"/>
              <w:jc w:val="both"/>
              <w:rPr>
                <w:rFonts w:ascii="Times New Roman" w:eastAsia="Times New Roman" w:hAnsi="Times New Roman" w:cs="Times New Roman"/>
                <w:sz w:val="28"/>
                <w:szCs w:val="28"/>
              </w:rPr>
            </w:pPr>
          </w:p>
        </w:tc>
      </w:tr>
      <w:tr w:rsidR="00107430">
        <w:tc>
          <w:tcPr>
            <w:tcW w:w="1834" w:type="dxa"/>
            <w:vMerge/>
            <w:tcBorders>
              <w:top w:val="single" w:sz="4" w:space="0" w:color="000000"/>
              <w:left w:val="single" w:sz="4" w:space="0" w:color="000000"/>
              <w:bottom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2542"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césarienne</w:t>
            </w:r>
            <w:proofErr w:type="gramEnd"/>
            <w:r>
              <w:rPr>
                <w:rFonts w:ascii="Times New Roman" w:eastAsia="Times New Roman" w:hAnsi="Times New Roman" w:cs="Times New Roman"/>
                <w:sz w:val="28"/>
                <w:szCs w:val="28"/>
              </w:rPr>
              <w:t> : n(%)</w:t>
            </w:r>
          </w:p>
        </w:tc>
        <w:tc>
          <w:tcPr>
            <w:tcW w:w="1861" w:type="dxa"/>
            <w:gridSpan w:val="4"/>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29 (38,66)</w:t>
            </w:r>
          </w:p>
        </w:tc>
        <w:tc>
          <w:tcPr>
            <w:tcW w:w="1424"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31 (41,33)  </w:t>
            </w:r>
          </w:p>
        </w:tc>
        <w:tc>
          <w:tcPr>
            <w:tcW w:w="986" w:type="dxa"/>
            <w:vMerge/>
            <w:tcBorders>
              <w:top w:val="single" w:sz="4" w:space="0" w:color="000000"/>
              <w:left w:val="single" w:sz="4" w:space="0" w:color="000000"/>
              <w:bottom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r>
      <w:tr w:rsidR="00107430">
        <w:tc>
          <w:tcPr>
            <w:tcW w:w="1834" w:type="dxa"/>
            <w:vMerge/>
            <w:tcBorders>
              <w:top w:val="single" w:sz="4" w:space="0" w:color="000000"/>
              <w:left w:val="single" w:sz="4" w:space="0" w:color="000000"/>
              <w:bottom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2542"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autres:</w:t>
            </w:r>
            <w:proofErr w:type="gramEnd"/>
            <w:r>
              <w:rPr>
                <w:rFonts w:ascii="Times New Roman" w:eastAsia="Times New Roman" w:hAnsi="Times New Roman" w:cs="Times New Roman"/>
                <w:sz w:val="28"/>
                <w:szCs w:val="28"/>
              </w:rPr>
              <w:t xml:space="preserve"> n(%)</w:t>
            </w:r>
          </w:p>
        </w:tc>
        <w:tc>
          <w:tcPr>
            <w:tcW w:w="1861" w:type="dxa"/>
            <w:gridSpan w:val="4"/>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(1,33)</w:t>
            </w:r>
          </w:p>
        </w:tc>
        <w:tc>
          <w:tcPr>
            <w:tcW w:w="1424"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(2,66)</w:t>
            </w:r>
          </w:p>
        </w:tc>
        <w:tc>
          <w:tcPr>
            <w:tcW w:w="986" w:type="dxa"/>
            <w:vMerge/>
            <w:tcBorders>
              <w:top w:val="single" w:sz="4" w:space="0" w:color="000000"/>
              <w:left w:val="single" w:sz="4" w:space="0" w:color="000000"/>
              <w:bottom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r>
      <w:tr w:rsidR="00107430">
        <w:tc>
          <w:tcPr>
            <w:tcW w:w="1834" w:type="dxa"/>
            <w:vMerge w:val="restart"/>
            <w:tcBorders>
              <w:top w:val="single" w:sz="4" w:space="0" w:color="000000"/>
              <w:left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Anesthésiques</w:t>
            </w:r>
          </w:p>
          <w:p w:rsidR="00107430" w:rsidRDefault="00107430">
            <w:pPr>
              <w:spacing w:after="0"/>
              <w:jc w:val="both"/>
              <w:rPr>
                <w:rFonts w:ascii="Times New Roman" w:eastAsia="Times New Roman" w:hAnsi="Times New Roman" w:cs="Times New Roman"/>
                <w:sz w:val="28"/>
                <w:szCs w:val="28"/>
              </w:rPr>
            </w:pPr>
          </w:p>
        </w:tc>
        <w:tc>
          <w:tcPr>
            <w:tcW w:w="2542"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aucun</w:t>
            </w:r>
            <w:proofErr w:type="gramEnd"/>
            <w:r>
              <w:rPr>
                <w:rFonts w:ascii="Times New Roman" w:eastAsia="Times New Roman" w:hAnsi="Times New Roman" w:cs="Times New Roman"/>
                <w:sz w:val="28"/>
                <w:szCs w:val="28"/>
              </w:rPr>
              <w:t xml:space="preserve"> : n(%)</w:t>
            </w:r>
          </w:p>
        </w:tc>
        <w:tc>
          <w:tcPr>
            <w:tcW w:w="1861" w:type="dxa"/>
            <w:gridSpan w:val="4"/>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46 (61,33)</w:t>
            </w:r>
          </w:p>
        </w:tc>
        <w:tc>
          <w:tcPr>
            <w:tcW w:w="1424"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44(58,66)</w:t>
            </w:r>
          </w:p>
        </w:tc>
        <w:tc>
          <w:tcPr>
            <w:tcW w:w="986" w:type="dxa"/>
            <w:vMerge w:val="restart"/>
            <w:tcBorders>
              <w:top w:val="single" w:sz="4" w:space="0" w:color="000000"/>
              <w:left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0,6123</w:t>
            </w: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tc>
      </w:tr>
      <w:tr w:rsidR="00107430">
        <w:tc>
          <w:tcPr>
            <w:tcW w:w="1834" w:type="dxa"/>
            <w:vMerge/>
            <w:tcBorders>
              <w:top w:val="single" w:sz="4" w:space="0" w:color="000000"/>
              <w:left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2542"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rachianesthésie</w:t>
            </w:r>
            <w:proofErr w:type="gramEnd"/>
            <w:r>
              <w:rPr>
                <w:rFonts w:ascii="Times New Roman" w:eastAsia="Times New Roman" w:hAnsi="Times New Roman" w:cs="Times New Roman"/>
                <w:sz w:val="28"/>
                <w:szCs w:val="28"/>
              </w:rPr>
              <w:t xml:space="preserve"> : n(%)</w:t>
            </w:r>
          </w:p>
        </w:tc>
        <w:tc>
          <w:tcPr>
            <w:tcW w:w="1861" w:type="dxa"/>
            <w:gridSpan w:val="4"/>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21 (28)</w:t>
            </w:r>
          </w:p>
        </w:tc>
        <w:tc>
          <w:tcPr>
            <w:tcW w:w="1424"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21 (28)</w:t>
            </w:r>
          </w:p>
        </w:tc>
        <w:tc>
          <w:tcPr>
            <w:tcW w:w="986" w:type="dxa"/>
            <w:vMerge/>
            <w:tcBorders>
              <w:top w:val="single" w:sz="4" w:space="0" w:color="000000"/>
              <w:left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r>
      <w:tr w:rsidR="00107430">
        <w:tc>
          <w:tcPr>
            <w:tcW w:w="1834" w:type="dxa"/>
            <w:vMerge/>
            <w:tcBorders>
              <w:top w:val="single" w:sz="4" w:space="0" w:color="000000"/>
              <w:left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2542"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Anesthésiegénérale</w:t>
            </w:r>
            <w:proofErr w:type="spellEnd"/>
            <w:r>
              <w:rPr>
                <w:rFonts w:ascii="Times New Roman" w:eastAsia="Times New Roman" w:hAnsi="Times New Roman" w:cs="Times New Roman"/>
                <w:sz w:val="28"/>
                <w:szCs w:val="28"/>
              </w:rPr>
              <w:t xml:space="preserve"> : </w:t>
            </w:r>
            <w:proofErr w:type="gramStart"/>
            <w:r>
              <w:rPr>
                <w:rFonts w:ascii="Times New Roman" w:eastAsia="Times New Roman" w:hAnsi="Times New Roman" w:cs="Times New Roman"/>
                <w:sz w:val="28"/>
                <w:szCs w:val="28"/>
              </w:rPr>
              <w:t>n(</w:t>
            </w:r>
            <w:proofErr w:type="gramEnd"/>
            <w:r>
              <w:rPr>
                <w:rFonts w:ascii="Times New Roman" w:eastAsia="Times New Roman" w:hAnsi="Times New Roman" w:cs="Times New Roman"/>
                <w:sz w:val="28"/>
                <w:szCs w:val="28"/>
              </w:rPr>
              <w:t>%)</w:t>
            </w:r>
          </w:p>
        </w:tc>
        <w:tc>
          <w:tcPr>
            <w:tcW w:w="1861" w:type="dxa"/>
            <w:gridSpan w:val="4"/>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 (9,33)</w:t>
            </w:r>
          </w:p>
        </w:tc>
        <w:tc>
          <w:tcPr>
            <w:tcW w:w="1424"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8 (10,66)</w:t>
            </w:r>
          </w:p>
        </w:tc>
        <w:tc>
          <w:tcPr>
            <w:tcW w:w="986" w:type="dxa"/>
            <w:vMerge/>
            <w:tcBorders>
              <w:top w:val="single" w:sz="4" w:space="0" w:color="000000"/>
              <w:left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r>
      <w:tr w:rsidR="00107430">
        <w:tc>
          <w:tcPr>
            <w:tcW w:w="1834" w:type="dxa"/>
            <w:vMerge/>
            <w:tcBorders>
              <w:top w:val="single" w:sz="4" w:space="0" w:color="000000"/>
              <w:left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2542"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AG-RA : </w:t>
            </w:r>
            <w:proofErr w:type="gramStart"/>
            <w:r>
              <w:rPr>
                <w:rFonts w:ascii="Times New Roman" w:eastAsia="Times New Roman" w:hAnsi="Times New Roman" w:cs="Times New Roman"/>
                <w:sz w:val="28"/>
                <w:szCs w:val="28"/>
              </w:rPr>
              <w:t>n(</w:t>
            </w:r>
            <w:proofErr w:type="gramEnd"/>
            <w:r>
              <w:rPr>
                <w:rFonts w:ascii="Times New Roman" w:eastAsia="Times New Roman" w:hAnsi="Times New Roman" w:cs="Times New Roman"/>
                <w:sz w:val="28"/>
                <w:szCs w:val="28"/>
              </w:rPr>
              <w:t>%)</w:t>
            </w:r>
          </w:p>
        </w:tc>
        <w:tc>
          <w:tcPr>
            <w:tcW w:w="1861" w:type="dxa"/>
            <w:gridSpan w:val="4"/>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1(1,33)</w:t>
            </w:r>
          </w:p>
        </w:tc>
        <w:tc>
          <w:tcPr>
            <w:tcW w:w="1424"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2(2,66)</w:t>
            </w:r>
          </w:p>
        </w:tc>
        <w:tc>
          <w:tcPr>
            <w:tcW w:w="986" w:type="dxa"/>
            <w:vMerge/>
            <w:tcBorders>
              <w:top w:val="single" w:sz="4" w:space="0" w:color="000000"/>
              <w:left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r>
      <w:tr w:rsidR="00107430">
        <w:tc>
          <w:tcPr>
            <w:tcW w:w="8647" w:type="dxa"/>
            <w:gridSpan w:val="8"/>
            <w:tcBorders>
              <w:left w:val="single" w:sz="4" w:space="0" w:color="000000"/>
              <w:bottom w:val="single" w:sz="4" w:space="0" w:color="000000"/>
              <w:right w:val="single" w:sz="4" w:space="0" w:color="000000"/>
            </w:tcBorders>
            <w:vAlign w:val="center"/>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Indication actuelle</w:t>
            </w:r>
          </w:p>
        </w:tc>
      </w:tr>
      <w:tr w:rsidR="00107430">
        <w:trPr>
          <w:trHeight w:val="300"/>
        </w:trPr>
        <w:tc>
          <w:tcPr>
            <w:tcW w:w="8647" w:type="dxa"/>
            <w:gridSpan w:val="8"/>
            <w:tcBorders>
              <w:left w:val="single" w:sz="4" w:space="0" w:color="000000"/>
              <w:bottom w:val="single" w:sz="4" w:space="0" w:color="000000"/>
              <w:right w:val="single" w:sz="4" w:space="0" w:color="000000"/>
            </w:tcBorders>
            <w:vAlign w:val="center"/>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Liée au fœtus</w:t>
            </w:r>
          </w:p>
        </w:tc>
      </w:tr>
      <w:tr w:rsidR="00107430">
        <w:tc>
          <w:tcPr>
            <w:tcW w:w="5033" w:type="dxa"/>
            <w:gridSpan w:val="4"/>
            <w:tcBorders>
              <w:left w:val="single" w:sz="4" w:space="0" w:color="000000"/>
              <w:bottom w:val="single" w:sz="4" w:space="0" w:color="000000"/>
              <w:right w:val="single" w:sz="4" w:space="0" w:color="000000"/>
            </w:tcBorders>
            <w:vAlign w:val="center"/>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Souffrance fœtale </w:t>
            </w:r>
            <w:proofErr w:type="gramStart"/>
            <w:r>
              <w:rPr>
                <w:rFonts w:ascii="Times New Roman" w:eastAsia="Times New Roman" w:hAnsi="Times New Roman" w:cs="Times New Roman"/>
                <w:sz w:val="28"/>
                <w:szCs w:val="28"/>
              </w:rPr>
              <w:t>chronique:</w:t>
            </w:r>
            <w:proofErr w:type="gramEnd"/>
            <w:r>
              <w:rPr>
                <w:rFonts w:ascii="Times New Roman" w:eastAsia="Times New Roman" w:hAnsi="Times New Roman" w:cs="Times New Roman"/>
                <w:sz w:val="28"/>
                <w:szCs w:val="28"/>
              </w:rPr>
              <w:t xml:space="preserve"> n(%)</w:t>
            </w:r>
          </w:p>
        </w:tc>
        <w:tc>
          <w:tcPr>
            <w:tcW w:w="1204" w:type="dxa"/>
            <w:gridSpan w:val="2"/>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1(1,3)</w:t>
            </w:r>
          </w:p>
        </w:tc>
        <w:tc>
          <w:tcPr>
            <w:tcW w:w="1424" w:type="dxa"/>
            <w:tcBorders>
              <w:top w:val="single" w:sz="4" w:space="0" w:color="000000"/>
              <w:left w:val="single" w:sz="4" w:space="0" w:color="000000"/>
              <w:bottom w:val="single" w:sz="4" w:space="0" w:color="000000"/>
              <w:right w:val="single" w:sz="4" w:space="0" w:color="000000"/>
            </w:tcBorders>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1(1,3)</w:t>
            </w:r>
          </w:p>
        </w:tc>
        <w:tc>
          <w:tcPr>
            <w:tcW w:w="986" w:type="dxa"/>
            <w:tcBorders>
              <w:left w:val="single" w:sz="4" w:space="0" w:color="000000"/>
              <w:bottom w:val="single" w:sz="4" w:space="0" w:color="000000"/>
              <w:right w:val="single" w:sz="4" w:space="0" w:color="000000"/>
            </w:tcBorders>
            <w:vAlign w:val="center"/>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107430">
        <w:tc>
          <w:tcPr>
            <w:tcW w:w="5033" w:type="dxa"/>
            <w:gridSpan w:val="4"/>
            <w:tcBorders>
              <w:left w:val="single" w:sz="4" w:space="0" w:color="000000"/>
              <w:bottom w:val="single" w:sz="4" w:space="0" w:color="000000"/>
              <w:right w:val="single" w:sz="4" w:space="0" w:color="000000"/>
            </w:tcBorders>
            <w:vAlign w:val="center"/>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Macrosomie </w:t>
            </w:r>
            <w:proofErr w:type="gramStart"/>
            <w:r>
              <w:rPr>
                <w:rFonts w:ascii="Times New Roman" w:eastAsia="Times New Roman" w:hAnsi="Times New Roman" w:cs="Times New Roman"/>
                <w:sz w:val="28"/>
                <w:szCs w:val="28"/>
              </w:rPr>
              <w:t>fœtale:</w:t>
            </w:r>
            <w:proofErr w:type="gramEnd"/>
            <w:r>
              <w:rPr>
                <w:rFonts w:ascii="Times New Roman" w:eastAsia="Times New Roman" w:hAnsi="Times New Roman" w:cs="Times New Roman"/>
                <w:sz w:val="28"/>
                <w:szCs w:val="28"/>
              </w:rPr>
              <w:t xml:space="preserve"> n(%)</w:t>
            </w:r>
          </w:p>
        </w:tc>
        <w:tc>
          <w:tcPr>
            <w:tcW w:w="1204" w:type="dxa"/>
            <w:gridSpan w:val="2"/>
            <w:tcBorders>
              <w:top w:val="single" w:sz="4" w:space="0" w:color="000000"/>
              <w:left w:val="single" w:sz="4" w:space="0" w:color="000000"/>
              <w:bottom w:val="single" w:sz="4" w:space="0" w:color="000000"/>
              <w:right w:val="single" w:sz="4" w:space="0" w:color="000000"/>
            </w:tcBorders>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1(1,3)</w:t>
            </w:r>
          </w:p>
        </w:tc>
        <w:tc>
          <w:tcPr>
            <w:tcW w:w="1424" w:type="dxa"/>
            <w:tcBorders>
              <w:top w:val="single" w:sz="4" w:space="0" w:color="000000"/>
              <w:left w:val="single" w:sz="4" w:space="0" w:color="000000"/>
              <w:bottom w:val="single" w:sz="4" w:space="0" w:color="000000"/>
              <w:right w:val="single" w:sz="4" w:space="0" w:color="000000"/>
            </w:tcBorders>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2(2,6)</w:t>
            </w:r>
          </w:p>
        </w:tc>
        <w:tc>
          <w:tcPr>
            <w:tcW w:w="986" w:type="dxa"/>
            <w:tcBorders>
              <w:left w:val="single" w:sz="4" w:space="0" w:color="000000"/>
              <w:bottom w:val="single" w:sz="4" w:space="0" w:color="000000"/>
              <w:right w:val="single" w:sz="4" w:space="0" w:color="000000"/>
            </w:tcBorders>
            <w:vAlign w:val="center"/>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0,3401</w:t>
            </w:r>
          </w:p>
        </w:tc>
      </w:tr>
      <w:tr w:rsidR="00107430">
        <w:tc>
          <w:tcPr>
            <w:tcW w:w="5033" w:type="dxa"/>
            <w:gridSpan w:val="4"/>
            <w:tcBorders>
              <w:left w:val="single" w:sz="4" w:space="0" w:color="000000"/>
              <w:bottom w:val="single" w:sz="4" w:space="0" w:color="000000"/>
              <w:right w:val="single" w:sz="4" w:space="0" w:color="000000"/>
            </w:tcBorders>
            <w:vAlign w:val="center"/>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Malformation </w:t>
            </w:r>
            <w:proofErr w:type="gramStart"/>
            <w:r>
              <w:rPr>
                <w:rFonts w:ascii="Times New Roman" w:eastAsia="Times New Roman" w:hAnsi="Times New Roman" w:cs="Times New Roman"/>
                <w:sz w:val="28"/>
                <w:szCs w:val="28"/>
              </w:rPr>
              <w:t>fœtale:</w:t>
            </w:r>
            <w:proofErr w:type="gramEnd"/>
            <w:r>
              <w:rPr>
                <w:rFonts w:ascii="Times New Roman" w:eastAsia="Times New Roman" w:hAnsi="Times New Roman" w:cs="Times New Roman"/>
                <w:sz w:val="28"/>
                <w:szCs w:val="28"/>
              </w:rPr>
              <w:t xml:space="preserve"> n(%)</w:t>
            </w:r>
          </w:p>
        </w:tc>
        <w:tc>
          <w:tcPr>
            <w:tcW w:w="1204" w:type="dxa"/>
            <w:gridSpan w:val="2"/>
            <w:tcBorders>
              <w:top w:val="single" w:sz="4" w:space="0" w:color="000000"/>
              <w:left w:val="single" w:sz="4" w:space="0" w:color="000000"/>
              <w:bottom w:val="single" w:sz="4" w:space="0" w:color="000000"/>
              <w:right w:val="single" w:sz="4" w:space="0" w:color="000000"/>
            </w:tcBorders>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1(1,3)</w:t>
            </w:r>
          </w:p>
        </w:tc>
        <w:tc>
          <w:tcPr>
            <w:tcW w:w="1424" w:type="dxa"/>
            <w:tcBorders>
              <w:top w:val="single" w:sz="4" w:space="0" w:color="000000"/>
              <w:left w:val="single" w:sz="4" w:space="0" w:color="000000"/>
              <w:bottom w:val="single" w:sz="4" w:space="0" w:color="000000"/>
              <w:right w:val="single" w:sz="4" w:space="0" w:color="000000"/>
            </w:tcBorders>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1(1,3)</w:t>
            </w:r>
          </w:p>
        </w:tc>
        <w:tc>
          <w:tcPr>
            <w:tcW w:w="986" w:type="dxa"/>
            <w:tcBorders>
              <w:left w:val="single" w:sz="4" w:space="0" w:color="000000"/>
              <w:bottom w:val="single" w:sz="4" w:space="0" w:color="000000"/>
              <w:right w:val="single" w:sz="4" w:space="0" w:color="000000"/>
            </w:tcBorders>
            <w:vAlign w:val="center"/>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107430">
        <w:tc>
          <w:tcPr>
            <w:tcW w:w="5033" w:type="dxa"/>
            <w:gridSpan w:val="4"/>
            <w:tcBorders>
              <w:left w:val="single" w:sz="4" w:space="0" w:color="000000"/>
              <w:bottom w:val="single" w:sz="4" w:space="0" w:color="000000"/>
              <w:right w:val="single" w:sz="4" w:space="0" w:color="000000"/>
            </w:tcBorders>
            <w:vAlign w:val="center"/>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Présentation de </w:t>
            </w:r>
            <w:proofErr w:type="gramStart"/>
            <w:r>
              <w:rPr>
                <w:rFonts w:ascii="Times New Roman" w:eastAsia="Times New Roman" w:hAnsi="Times New Roman" w:cs="Times New Roman"/>
                <w:sz w:val="28"/>
                <w:szCs w:val="28"/>
              </w:rPr>
              <w:t>l'épaule:</w:t>
            </w:r>
            <w:proofErr w:type="gramEnd"/>
            <w:r>
              <w:rPr>
                <w:rFonts w:ascii="Times New Roman" w:eastAsia="Times New Roman" w:hAnsi="Times New Roman" w:cs="Times New Roman"/>
                <w:sz w:val="28"/>
                <w:szCs w:val="28"/>
              </w:rPr>
              <w:t xml:space="preserve"> n(%)</w:t>
            </w:r>
          </w:p>
        </w:tc>
        <w:tc>
          <w:tcPr>
            <w:tcW w:w="1204" w:type="dxa"/>
            <w:gridSpan w:val="2"/>
            <w:tcBorders>
              <w:top w:val="single" w:sz="4" w:space="0" w:color="000000"/>
              <w:left w:val="single" w:sz="4" w:space="0" w:color="000000"/>
              <w:bottom w:val="single" w:sz="4" w:space="0" w:color="000000"/>
              <w:right w:val="single" w:sz="4" w:space="0" w:color="000000"/>
            </w:tcBorders>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0(0)</w:t>
            </w:r>
          </w:p>
        </w:tc>
        <w:tc>
          <w:tcPr>
            <w:tcW w:w="1424" w:type="dxa"/>
            <w:tcBorders>
              <w:top w:val="single" w:sz="4" w:space="0" w:color="000000"/>
              <w:left w:val="single" w:sz="4" w:space="0" w:color="000000"/>
              <w:bottom w:val="single" w:sz="4" w:space="0" w:color="000000"/>
              <w:right w:val="single" w:sz="4" w:space="0" w:color="000000"/>
            </w:tcBorders>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1(1,3)</w:t>
            </w:r>
          </w:p>
        </w:tc>
        <w:tc>
          <w:tcPr>
            <w:tcW w:w="986" w:type="dxa"/>
            <w:tcBorders>
              <w:left w:val="single" w:sz="4" w:space="0" w:color="000000"/>
              <w:bottom w:val="single" w:sz="4" w:space="0" w:color="000000"/>
              <w:right w:val="single" w:sz="4" w:space="0" w:color="000000"/>
            </w:tcBorders>
            <w:vAlign w:val="center"/>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107430">
        <w:tc>
          <w:tcPr>
            <w:tcW w:w="5033" w:type="dxa"/>
            <w:gridSpan w:val="4"/>
            <w:tcBorders>
              <w:left w:val="single" w:sz="4" w:space="0" w:color="000000"/>
              <w:bottom w:val="single" w:sz="4" w:space="0" w:color="000000"/>
              <w:right w:val="single" w:sz="4" w:space="0" w:color="000000"/>
            </w:tcBorders>
            <w:vAlign w:val="center"/>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Présentation </w:t>
            </w:r>
            <w:proofErr w:type="gramStart"/>
            <w:r>
              <w:rPr>
                <w:rFonts w:ascii="Times New Roman" w:eastAsia="Times New Roman" w:hAnsi="Times New Roman" w:cs="Times New Roman"/>
                <w:sz w:val="28"/>
                <w:szCs w:val="28"/>
              </w:rPr>
              <w:t>transverse:</w:t>
            </w:r>
            <w:proofErr w:type="gramEnd"/>
            <w:r>
              <w:rPr>
                <w:rFonts w:ascii="Times New Roman" w:eastAsia="Times New Roman" w:hAnsi="Times New Roman" w:cs="Times New Roman"/>
                <w:sz w:val="28"/>
                <w:szCs w:val="28"/>
              </w:rPr>
              <w:t xml:space="preserve"> n(%)</w:t>
            </w:r>
          </w:p>
        </w:tc>
        <w:tc>
          <w:tcPr>
            <w:tcW w:w="1204" w:type="dxa"/>
            <w:gridSpan w:val="2"/>
            <w:tcBorders>
              <w:top w:val="single" w:sz="4" w:space="0" w:color="000000"/>
              <w:left w:val="single" w:sz="4" w:space="0" w:color="000000"/>
              <w:bottom w:val="single" w:sz="4" w:space="0" w:color="000000"/>
              <w:right w:val="single" w:sz="4" w:space="0" w:color="000000"/>
            </w:tcBorders>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0(0)</w:t>
            </w:r>
          </w:p>
        </w:tc>
        <w:tc>
          <w:tcPr>
            <w:tcW w:w="1424" w:type="dxa"/>
            <w:tcBorders>
              <w:top w:val="single" w:sz="4" w:space="0" w:color="000000"/>
              <w:left w:val="single" w:sz="4" w:space="0" w:color="000000"/>
              <w:bottom w:val="single" w:sz="4" w:space="0" w:color="000000"/>
              <w:right w:val="single" w:sz="4" w:space="0" w:color="000000"/>
            </w:tcBorders>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1(1,3)</w:t>
            </w:r>
          </w:p>
        </w:tc>
        <w:tc>
          <w:tcPr>
            <w:tcW w:w="986" w:type="dxa"/>
            <w:tcBorders>
              <w:left w:val="single" w:sz="4" w:space="0" w:color="000000"/>
              <w:bottom w:val="single" w:sz="4" w:space="0" w:color="000000"/>
              <w:right w:val="single" w:sz="4" w:space="0" w:color="000000"/>
            </w:tcBorders>
            <w:vAlign w:val="center"/>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107430">
        <w:tc>
          <w:tcPr>
            <w:tcW w:w="5033" w:type="dxa"/>
            <w:gridSpan w:val="4"/>
            <w:tcBorders>
              <w:left w:val="single" w:sz="4" w:space="0" w:color="000000"/>
              <w:bottom w:val="single" w:sz="4" w:space="0" w:color="000000"/>
              <w:right w:val="single" w:sz="4" w:space="0" w:color="000000"/>
            </w:tcBorders>
            <w:vAlign w:val="center"/>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Providence du </w:t>
            </w:r>
            <w:proofErr w:type="gramStart"/>
            <w:r>
              <w:rPr>
                <w:rFonts w:ascii="Times New Roman" w:eastAsia="Times New Roman" w:hAnsi="Times New Roman" w:cs="Times New Roman"/>
                <w:sz w:val="28"/>
                <w:szCs w:val="28"/>
              </w:rPr>
              <w:t>bras:</w:t>
            </w:r>
            <w:proofErr w:type="gramEnd"/>
            <w:r>
              <w:rPr>
                <w:rFonts w:ascii="Times New Roman" w:eastAsia="Times New Roman" w:hAnsi="Times New Roman" w:cs="Times New Roman"/>
                <w:sz w:val="28"/>
                <w:szCs w:val="28"/>
              </w:rPr>
              <w:t xml:space="preserve"> n(%)</w:t>
            </w:r>
          </w:p>
        </w:tc>
        <w:tc>
          <w:tcPr>
            <w:tcW w:w="1204" w:type="dxa"/>
            <w:gridSpan w:val="2"/>
            <w:tcBorders>
              <w:top w:val="single" w:sz="4" w:space="0" w:color="000000"/>
              <w:left w:val="single" w:sz="4" w:space="0" w:color="000000"/>
              <w:bottom w:val="single" w:sz="4" w:space="0" w:color="000000"/>
              <w:right w:val="single" w:sz="4" w:space="0" w:color="000000"/>
            </w:tcBorders>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1(1,3)</w:t>
            </w:r>
          </w:p>
        </w:tc>
        <w:tc>
          <w:tcPr>
            <w:tcW w:w="1424" w:type="dxa"/>
            <w:tcBorders>
              <w:top w:val="single" w:sz="4" w:space="0" w:color="000000"/>
              <w:left w:val="single" w:sz="4" w:space="0" w:color="000000"/>
              <w:bottom w:val="single" w:sz="4" w:space="0" w:color="000000"/>
              <w:right w:val="single" w:sz="4" w:space="0" w:color="000000"/>
            </w:tcBorders>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0(0)</w:t>
            </w:r>
          </w:p>
        </w:tc>
        <w:tc>
          <w:tcPr>
            <w:tcW w:w="986" w:type="dxa"/>
            <w:tcBorders>
              <w:left w:val="single" w:sz="4" w:space="0" w:color="000000"/>
              <w:bottom w:val="single" w:sz="4" w:space="0" w:color="000000"/>
              <w:right w:val="single" w:sz="4" w:space="0" w:color="000000"/>
            </w:tcBorders>
            <w:vAlign w:val="center"/>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107430">
        <w:tc>
          <w:tcPr>
            <w:tcW w:w="5033" w:type="dxa"/>
            <w:gridSpan w:val="4"/>
            <w:tcBorders>
              <w:left w:val="single" w:sz="4" w:space="0" w:color="000000"/>
              <w:bottom w:val="single" w:sz="4" w:space="0" w:color="000000"/>
              <w:right w:val="single" w:sz="4" w:space="0" w:color="000000"/>
            </w:tcBorders>
            <w:vAlign w:val="center"/>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Souffrance fœtale </w:t>
            </w:r>
            <w:proofErr w:type="gramStart"/>
            <w:r>
              <w:rPr>
                <w:rFonts w:ascii="Times New Roman" w:eastAsia="Times New Roman" w:hAnsi="Times New Roman" w:cs="Times New Roman"/>
                <w:sz w:val="28"/>
                <w:szCs w:val="28"/>
              </w:rPr>
              <w:t>aigue:</w:t>
            </w:r>
            <w:proofErr w:type="gramEnd"/>
            <w:r>
              <w:rPr>
                <w:rFonts w:ascii="Times New Roman" w:eastAsia="Times New Roman" w:hAnsi="Times New Roman" w:cs="Times New Roman"/>
                <w:sz w:val="28"/>
                <w:szCs w:val="28"/>
              </w:rPr>
              <w:t xml:space="preserve"> n(%)</w:t>
            </w:r>
          </w:p>
        </w:tc>
        <w:tc>
          <w:tcPr>
            <w:tcW w:w="1204" w:type="dxa"/>
            <w:gridSpan w:val="2"/>
            <w:tcBorders>
              <w:top w:val="single" w:sz="4" w:space="0" w:color="000000"/>
              <w:left w:val="single" w:sz="4" w:space="0" w:color="000000"/>
              <w:bottom w:val="single" w:sz="4" w:space="0" w:color="000000"/>
              <w:right w:val="single" w:sz="4" w:space="0" w:color="000000"/>
            </w:tcBorders>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13(17,33)</w:t>
            </w:r>
          </w:p>
        </w:tc>
        <w:tc>
          <w:tcPr>
            <w:tcW w:w="1424" w:type="dxa"/>
            <w:tcBorders>
              <w:top w:val="single" w:sz="4" w:space="0" w:color="000000"/>
              <w:left w:val="single" w:sz="4" w:space="0" w:color="000000"/>
              <w:bottom w:val="single" w:sz="4" w:space="0" w:color="000000"/>
              <w:right w:val="single" w:sz="4" w:space="0" w:color="000000"/>
            </w:tcBorders>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15(20)</w:t>
            </w:r>
          </w:p>
        </w:tc>
        <w:tc>
          <w:tcPr>
            <w:tcW w:w="986" w:type="dxa"/>
            <w:tcBorders>
              <w:left w:val="single" w:sz="4" w:space="0" w:color="000000"/>
              <w:bottom w:val="single" w:sz="4" w:space="0" w:color="000000"/>
              <w:right w:val="single" w:sz="4" w:space="0" w:color="000000"/>
            </w:tcBorders>
            <w:vAlign w:val="center"/>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0,6751</w:t>
            </w:r>
          </w:p>
        </w:tc>
      </w:tr>
      <w:tr w:rsidR="00107430">
        <w:tc>
          <w:tcPr>
            <w:tcW w:w="5033" w:type="dxa"/>
            <w:gridSpan w:val="4"/>
            <w:tcBorders>
              <w:left w:val="single" w:sz="4" w:space="0" w:color="000000"/>
              <w:bottom w:val="single" w:sz="4" w:space="0" w:color="000000"/>
              <w:right w:val="single" w:sz="4" w:space="0" w:color="000000"/>
            </w:tcBorders>
            <w:vAlign w:val="center"/>
          </w:tcPr>
          <w:p w:rsidR="00107430" w:rsidRDefault="00257716">
            <w:pPr>
              <w:spacing w:after="0" w:line="240" w:lineRule="auto"/>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Total:</w:t>
            </w:r>
            <w:proofErr w:type="gramEnd"/>
            <w:r>
              <w:rPr>
                <w:rFonts w:ascii="Times New Roman" w:eastAsia="Times New Roman" w:hAnsi="Times New Roman" w:cs="Times New Roman"/>
                <w:sz w:val="28"/>
                <w:szCs w:val="28"/>
              </w:rPr>
              <w:t xml:space="preserve"> n(%)</w:t>
            </w:r>
          </w:p>
        </w:tc>
        <w:tc>
          <w:tcPr>
            <w:tcW w:w="1204" w:type="dxa"/>
            <w:gridSpan w:val="2"/>
            <w:tcBorders>
              <w:top w:val="single" w:sz="4" w:space="0" w:color="000000"/>
              <w:left w:val="single" w:sz="4" w:space="0" w:color="000000"/>
              <w:bottom w:val="single" w:sz="4" w:space="0" w:color="000000"/>
              <w:right w:val="single" w:sz="4" w:space="0" w:color="000000"/>
            </w:tcBorders>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17(22,66)</w:t>
            </w:r>
          </w:p>
        </w:tc>
        <w:tc>
          <w:tcPr>
            <w:tcW w:w="1424" w:type="dxa"/>
            <w:tcBorders>
              <w:top w:val="single" w:sz="4" w:space="0" w:color="000000"/>
              <w:left w:val="single" w:sz="4" w:space="0" w:color="000000"/>
              <w:bottom w:val="single" w:sz="4" w:space="0" w:color="000000"/>
              <w:right w:val="single" w:sz="4" w:space="0" w:color="000000"/>
            </w:tcBorders>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21(28)</w:t>
            </w:r>
          </w:p>
        </w:tc>
        <w:tc>
          <w:tcPr>
            <w:tcW w:w="986" w:type="dxa"/>
            <w:tcBorders>
              <w:left w:val="single" w:sz="4" w:space="0" w:color="000000"/>
              <w:bottom w:val="single" w:sz="4" w:space="0" w:color="000000"/>
              <w:right w:val="single" w:sz="4" w:space="0" w:color="000000"/>
            </w:tcBorders>
            <w:vAlign w:val="center"/>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0,4526</w:t>
            </w:r>
          </w:p>
        </w:tc>
      </w:tr>
      <w:tr w:rsidR="00107430">
        <w:tc>
          <w:tcPr>
            <w:tcW w:w="8647" w:type="dxa"/>
            <w:gridSpan w:val="8"/>
            <w:tcBorders>
              <w:left w:val="single" w:sz="4" w:space="0" w:color="000000"/>
              <w:bottom w:val="single" w:sz="4" w:space="0" w:color="000000"/>
              <w:right w:val="single" w:sz="4" w:space="0" w:color="000000"/>
            </w:tcBorders>
            <w:vAlign w:val="center"/>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Liée à la mère</w:t>
            </w:r>
          </w:p>
        </w:tc>
      </w:tr>
      <w:tr w:rsidR="00107430">
        <w:tc>
          <w:tcPr>
            <w:tcW w:w="4705" w:type="dxa"/>
            <w:gridSpan w:val="3"/>
            <w:tcBorders>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Bassin limite : </w:t>
            </w:r>
            <w:proofErr w:type="gramStart"/>
            <w:r>
              <w:rPr>
                <w:rFonts w:ascii="Times New Roman" w:eastAsia="Times New Roman" w:hAnsi="Times New Roman" w:cs="Times New Roman"/>
                <w:sz w:val="28"/>
                <w:szCs w:val="28"/>
              </w:rPr>
              <w:t>n(</w:t>
            </w:r>
            <w:proofErr w:type="gramEnd"/>
            <w:r>
              <w:rPr>
                <w:rFonts w:ascii="Times New Roman" w:eastAsia="Times New Roman" w:hAnsi="Times New Roman" w:cs="Times New Roman"/>
                <w:sz w:val="28"/>
                <w:szCs w:val="28"/>
              </w:rPr>
              <w:t>%)</w:t>
            </w:r>
          </w:p>
        </w:tc>
        <w:tc>
          <w:tcPr>
            <w:tcW w:w="1532" w:type="dxa"/>
            <w:gridSpan w:val="3"/>
            <w:tcBorders>
              <w:top w:val="single" w:sz="4" w:space="0" w:color="000000"/>
              <w:left w:val="single" w:sz="4" w:space="0" w:color="000000"/>
              <w:bottom w:val="single" w:sz="4" w:space="0" w:color="000000"/>
              <w:right w:val="single" w:sz="4" w:space="0" w:color="000000"/>
            </w:tcBorders>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0(0)</w:t>
            </w:r>
          </w:p>
        </w:tc>
        <w:tc>
          <w:tcPr>
            <w:tcW w:w="1424" w:type="dxa"/>
            <w:tcBorders>
              <w:top w:val="single" w:sz="4" w:space="0" w:color="000000"/>
              <w:left w:val="single" w:sz="4" w:space="0" w:color="000000"/>
              <w:bottom w:val="single" w:sz="4" w:space="0" w:color="000000"/>
              <w:right w:val="single" w:sz="4" w:space="0" w:color="000000"/>
            </w:tcBorders>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5(6,7)</w:t>
            </w:r>
          </w:p>
        </w:tc>
        <w:tc>
          <w:tcPr>
            <w:tcW w:w="986" w:type="dxa"/>
            <w:tcBorders>
              <w:left w:val="single" w:sz="4" w:space="0" w:color="000000"/>
              <w:bottom w:val="single" w:sz="4" w:space="0" w:color="000000"/>
              <w:right w:val="single" w:sz="4" w:space="0" w:color="000000"/>
            </w:tcBorders>
            <w:vAlign w:val="center"/>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107430">
        <w:tc>
          <w:tcPr>
            <w:tcW w:w="4705" w:type="dxa"/>
            <w:gridSpan w:val="3"/>
            <w:tcBorders>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Césarienne prophylactique : </w:t>
            </w:r>
            <w:proofErr w:type="gramStart"/>
            <w:r>
              <w:rPr>
                <w:rFonts w:ascii="Times New Roman" w:eastAsia="Times New Roman" w:hAnsi="Times New Roman" w:cs="Times New Roman"/>
                <w:sz w:val="28"/>
                <w:szCs w:val="28"/>
              </w:rPr>
              <w:t>n(</w:t>
            </w:r>
            <w:proofErr w:type="gramEnd"/>
            <w:r>
              <w:rPr>
                <w:rFonts w:ascii="Times New Roman" w:eastAsia="Times New Roman" w:hAnsi="Times New Roman" w:cs="Times New Roman"/>
                <w:sz w:val="28"/>
                <w:szCs w:val="28"/>
              </w:rPr>
              <w:t>%)</w:t>
            </w:r>
          </w:p>
        </w:tc>
        <w:tc>
          <w:tcPr>
            <w:tcW w:w="1532" w:type="dxa"/>
            <w:gridSpan w:val="3"/>
            <w:tcBorders>
              <w:top w:val="single" w:sz="4" w:space="0" w:color="000000"/>
              <w:left w:val="single" w:sz="4" w:space="0" w:color="000000"/>
              <w:bottom w:val="single" w:sz="4" w:space="0" w:color="000000"/>
              <w:right w:val="single" w:sz="4" w:space="0" w:color="000000"/>
            </w:tcBorders>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4(5,3)</w:t>
            </w:r>
          </w:p>
        </w:tc>
        <w:tc>
          <w:tcPr>
            <w:tcW w:w="1424" w:type="dxa"/>
            <w:tcBorders>
              <w:top w:val="single" w:sz="4" w:space="0" w:color="000000"/>
              <w:left w:val="single" w:sz="4" w:space="0" w:color="000000"/>
              <w:bottom w:val="single" w:sz="4" w:space="0" w:color="000000"/>
              <w:right w:val="single" w:sz="4" w:space="0" w:color="000000"/>
            </w:tcBorders>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1(1,3)</w:t>
            </w:r>
          </w:p>
        </w:tc>
        <w:tc>
          <w:tcPr>
            <w:tcW w:w="986" w:type="dxa"/>
            <w:tcBorders>
              <w:left w:val="single" w:sz="4" w:space="0" w:color="000000"/>
              <w:bottom w:val="single" w:sz="4" w:space="0" w:color="000000"/>
              <w:right w:val="single" w:sz="4" w:space="0" w:color="000000"/>
            </w:tcBorders>
            <w:vAlign w:val="center"/>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0,3629</w:t>
            </w:r>
          </w:p>
        </w:tc>
      </w:tr>
      <w:tr w:rsidR="00107430">
        <w:tc>
          <w:tcPr>
            <w:tcW w:w="4705" w:type="dxa"/>
            <w:gridSpan w:val="3"/>
            <w:tcBorders>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Dépassement de terme : </w:t>
            </w:r>
            <w:proofErr w:type="gramStart"/>
            <w:r>
              <w:rPr>
                <w:rFonts w:ascii="Times New Roman" w:eastAsia="Times New Roman" w:hAnsi="Times New Roman" w:cs="Times New Roman"/>
                <w:sz w:val="28"/>
                <w:szCs w:val="28"/>
              </w:rPr>
              <w:t>n(</w:t>
            </w:r>
            <w:proofErr w:type="gramEnd"/>
            <w:r>
              <w:rPr>
                <w:rFonts w:ascii="Times New Roman" w:eastAsia="Times New Roman" w:hAnsi="Times New Roman" w:cs="Times New Roman"/>
                <w:sz w:val="28"/>
                <w:szCs w:val="28"/>
              </w:rPr>
              <w:t>%)</w:t>
            </w:r>
          </w:p>
        </w:tc>
        <w:tc>
          <w:tcPr>
            <w:tcW w:w="1532" w:type="dxa"/>
            <w:gridSpan w:val="3"/>
            <w:tcBorders>
              <w:top w:val="single" w:sz="4" w:space="0" w:color="000000"/>
              <w:left w:val="single" w:sz="4" w:space="0" w:color="000000"/>
              <w:bottom w:val="single" w:sz="4" w:space="0" w:color="000000"/>
              <w:right w:val="single" w:sz="4" w:space="0" w:color="000000"/>
            </w:tcBorders>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1(1,3)</w:t>
            </w:r>
          </w:p>
        </w:tc>
        <w:tc>
          <w:tcPr>
            <w:tcW w:w="1424" w:type="dxa"/>
            <w:tcBorders>
              <w:top w:val="single" w:sz="4" w:space="0" w:color="000000"/>
              <w:left w:val="single" w:sz="4" w:space="0" w:color="000000"/>
              <w:bottom w:val="single" w:sz="4" w:space="0" w:color="000000"/>
              <w:right w:val="single" w:sz="4" w:space="0" w:color="000000"/>
            </w:tcBorders>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1(1,3)</w:t>
            </w:r>
          </w:p>
        </w:tc>
        <w:tc>
          <w:tcPr>
            <w:tcW w:w="986" w:type="dxa"/>
            <w:tcBorders>
              <w:left w:val="single" w:sz="4" w:space="0" w:color="000000"/>
              <w:bottom w:val="single" w:sz="4" w:space="0" w:color="000000"/>
              <w:right w:val="single" w:sz="4" w:space="0" w:color="000000"/>
            </w:tcBorders>
            <w:vAlign w:val="center"/>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107430">
        <w:tc>
          <w:tcPr>
            <w:tcW w:w="4705" w:type="dxa"/>
            <w:gridSpan w:val="3"/>
            <w:tcBorders>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Dilatation stationnaire : </w:t>
            </w:r>
            <w:proofErr w:type="gramStart"/>
            <w:r>
              <w:rPr>
                <w:rFonts w:ascii="Times New Roman" w:eastAsia="Times New Roman" w:hAnsi="Times New Roman" w:cs="Times New Roman"/>
                <w:sz w:val="28"/>
                <w:szCs w:val="28"/>
              </w:rPr>
              <w:t>n(</w:t>
            </w:r>
            <w:proofErr w:type="gramEnd"/>
            <w:r>
              <w:rPr>
                <w:rFonts w:ascii="Times New Roman" w:eastAsia="Times New Roman" w:hAnsi="Times New Roman" w:cs="Times New Roman"/>
                <w:sz w:val="28"/>
                <w:szCs w:val="28"/>
              </w:rPr>
              <w:t>%)</w:t>
            </w:r>
          </w:p>
        </w:tc>
        <w:tc>
          <w:tcPr>
            <w:tcW w:w="1532" w:type="dxa"/>
            <w:gridSpan w:val="3"/>
            <w:tcBorders>
              <w:top w:val="single" w:sz="4" w:space="0" w:color="000000"/>
              <w:left w:val="single" w:sz="4" w:space="0" w:color="000000"/>
              <w:bottom w:val="single" w:sz="4" w:space="0" w:color="000000"/>
              <w:right w:val="single" w:sz="4" w:space="0" w:color="000000"/>
            </w:tcBorders>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6(8)</w:t>
            </w:r>
          </w:p>
        </w:tc>
        <w:tc>
          <w:tcPr>
            <w:tcW w:w="1424" w:type="dxa"/>
            <w:tcBorders>
              <w:top w:val="single" w:sz="4" w:space="0" w:color="000000"/>
              <w:left w:val="single" w:sz="4" w:space="0" w:color="000000"/>
              <w:bottom w:val="single" w:sz="4" w:space="0" w:color="000000"/>
              <w:right w:val="single" w:sz="4" w:space="0" w:color="000000"/>
            </w:tcBorders>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5(6,7)</w:t>
            </w:r>
          </w:p>
        </w:tc>
        <w:tc>
          <w:tcPr>
            <w:tcW w:w="986" w:type="dxa"/>
            <w:tcBorders>
              <w:left w:val="single" w:sz="4" w:space="0" w:color="000000"/>
              <w:bottom w:val="single" w:sz="4" w:space="0" w:color="000000"/>
              <w:right w:val="single" w:sz="4" w:space="0" w:color="000000"/>
            </w:tcBorders>
            <w:vAlign w:val="center"/>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0,7541</w:t>
            </w:r>
          </w:p>
        </w:tc>
      </w:tr>
      <w:tr w:rsidR="00107430">
        <w:tc>
          <w:tcPr>
            <w:tcW w:w="4705" w:type="dxa"/>
            <w:gridSpan w:val="3"/>
            <w:tcBorders>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Espace inter génésique </w:t>
            </w:r>
            <w:proofErr w:type="gramStart"/>
            <w:r>
              <w:rPr>
                <w:rFonts w:ascii="Times New Roman" w:eastAsia="Times New Roman" w:hAnsi="Times New Roman" w:cs="Times New Roman"/>
                <w:sz w:val="28"/>
                <w:szCs w:val="28"/>
              </w:rPr>
              <w:t>court:</w:t>
            </w:r>
            <w:proofErr w:type="gramEnd"/>
            <w:r>
              <w:rPr>
                <w:rFonts w:ascii="Times New Roman" w:eastAsia="Times New Roman" w:hAnsi="Times New Roman" w:cs="Times New Roman"/>
                <w:sz w:val="28"/>
                <w:szCs w:val="28"/>
              </w:rPr>
              <w:t xml:space="preserve"> n(%)</w:t>
            </w:r>
          </w:p>
        </w:tc>
        <w:tc>
          <w:tcPr>
            <w:tcW w:w="1532" w:type="dxa"/>
            <w:gridSpan w:val="3"/>
            <w:tcBorders>
              <w:top w:val="single" w:sz="4" w:space="0" w:color="000000"/>
              <w:left w:val="single" w:sz="4" w:space="0" w:color="000000"/>
              <w:bottom w:val="single" w:sz="4" w:space="0" w:color="000000"/>
              <w:right w:val="single" w:sz="4" w:space="0" w:color="000000"/>
            </w:tcBorders>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0(0)</w:t>
            </w:r>
          </w:p>
        </w:tc>
        <w:tc>
          <w:tcPr>
            <w:tcW w:w="1424" w:type="dxa"/>
            <w:tcBorders>
              <w:top w:val="single" w:sz="4" w:space="0" w:color="000000"/>
              <w:left w:val="single" w:sz="4" w:space="0" w:color="000000"/>
              <w:bottom w:val="single" w:sz="4" w:space="0" w:color="000000"/>
              <w:right w:val="single" w:sz="4" w:space="0" w:color="000000"/>
            </w:tcBorders>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1(1,3)</w:t>
            </w:r>
          </w:p>
        </w:tc>
        <w:tc>
          <w:tcPr>
            <w:tcW w:w="986" w:type="dxa"/>
            <w:tcBorders>
              <w:left w:val="single" w:sz="4" w:space="0" w:color="000000"/>
              <w:bottom w:val="single" w:sz="4" w:space="0" w:color="000000"/>
              <w:right w:val="single" w:sz="4" w:space="0" w:color="000000"/>
            </w:tcBorders>
            <w:vAlign w:val="center"/>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107430">
        <w:tc>
          <w:tcPr>
            <w:tcW w:w="4705" w:type="dxa"/>
            <w:gridSpan w:val="3"/>
            <w:tcBorders>
              <w:left w:val="single" w:sz="4" w:space="0" w:color="000000"/>
              <w:bottom w:val="single" w:sz="4" w:space="0" w:color="000000"/>
              <w:right w:val="single" w:sz="4" w:space="0" w:color="000000"/>
            </w:tcBorders>
          </w:tcPr>
          <w:p w:rsidR="00107430" w:rsidRDefault="00257716">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HRP (hématome </w:t>
            </w:r>
            <w:proofErr w:type="spellStart"/>
            <w:proofErr w:type="gramStart"/>
            <w:r>
              <w:rPr>
                <w:rFonts w:ascii="Times New Roman" w:eastAsia="Times New Roman" w:hAnsi="Times New Roman" w:cs="Times New Roman"/>
                <w:sz w:val="28"/>
                <w:szCs w:val="28"/>
              </w:rPr>
              <w:t>retroplacenataire</w:t>
            </w:r>
            <w:proofErr w:type="spellEnd"/>
            <w:r>
              <w:rPr>
                <w:rFonts w:ascii="Times New Roman" w:eastAsia="Times New Roman" w:hAnsi="Times New Roman" w:cs="Times New Roman"/>
                <w:sz w:val="28"/>
                <w:szCs w:val="28"/>
              </w:rPr>
              <w:t>)grade</w:t>
            </w:r>
            <w:proofErr w:type="gramEnd"/>
            <w:r>
              <w:rPr>
                <w:rFonts w:ascii="Times New Roman" w:eastAsia="Times New Roman" w:hAnsi="Times New Roman" w:cs="Times New Roman"/>
                <w:sz w:val="28"/>
                <w:szCs w:val="28"/>
              </w:rPr>
              <w:t xml:space="preserve"> A: n(%)</w:t>
            </w:r>
          </w:p>
        </w:tc>
        <w:tc>
          <w:tcPr>
            <w:tcW w:w="1532" w:type="dxa"/>
            <w:gridSpan w:val="3"/>
            <w:tcBorders>
              <w:top w:val="single" w:sz="4" w:space="0" w:color="000000"/>
              <w:left w:val="single" w:sz="4" w:space="0" w:color="000000"/>
              <w:bottom w:val="single" w:sz="4" w:space="0" w:color="000000"/>
              <w:right w:val="single" w:sz="4" w:space="0" w:color="000000"/>
            </w:tcBorders>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0(0)</w:t>
            </w:r>
          </w:p>
        </w:tc>
        <w:tc>
          <w:tcPr>
            <w:tcW w:w="1424" w:type="dxa"/>
            <w:tcBorders>
              <w:top w:val="single" w:sz="4" w:space="0" w:color="000000"/>
              <w:left w:val="single" w:sz="4" w:space="0" w:color="000000"/>
              <w:bottom w:val="single" w:sz="4" w:space="0" w:color="000000"/>
              <w:right w:val="single" w:sz="4" w:space="0" w:color="000000"/>
            </w:tcBorders>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1(1,3)</w:t>
            </w:r>
          </w:p>
        </w:tc>
        <w:tc>
          <w:tcPr>
            <w:tcW w:w="986" w:type="dxa"/>
            <w:tcBorders>
              <w:left w:val="single" w:sz="4" w:space="0" w:color="000000"/>
              <w:bottom w:val="single" w:sz="4" w:space="0" w:color="000000"/>
              <w:right w:val="single" w:sz="4" w:space="0" w:color="000000"/>
            </w:tcBorders>
            <w:vAlign w:val="center"/>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107430">
        <w:tc>
          <w:tcPr>
            <w:tcW w:w="4705" w:type="dxa"/>
            <w:gridSpan w:val="3"/>
            <w:tcBorders>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HTA(</w:t>
            </w:r>
            <w:proofErr w:type="gramEnd"/>
            <w:r>
              <w:rPr>
                <w:rFonts w:ascii="Times New Roman" w:eastAsia="Times New Roman" w:hAnsi="Times New Roman" w:cs="Times New Roman"/>
                <w:sz w:val="28"/>
                <w:szCs w:val="28"/>
              </w:rPr>
              <w:t xml:space="preserve">hypertension </w:t>
            </w:r>
            <w:proofErr w:type="spellStart"/>
            <w:r>
              <w:rPr>
                <w:rFonts w:ascii="Times New Roman" w:eastAsia="Times New Roman" w:hAnsi="Times New Roman" w:cs="Times New Roman"/>
                <w:sz w:val="28"/>
                <w:szCs w:val="28"/>
              </w:rPr>
              <w:t>arterielle</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oedeme</w:t>
            </w:r>
            <w:proofErr w:type="spellEnd"/>
            <w:r>
              <w:rPr>
                <w:rFonts w:ascii="Times New Roman" w:eastAsia="Times New Roman" w:hAnsi="Times New Roman" w:cs="Times New Roman"/>
                <w:sz w:val="28"/>
                <w:szCs w:val="28"/>
              </w:rPr>
              <w:t xml:space="preserve"> aigue du poumon)OAP: n(%)</w:t>
            </w:r>
          </w:p>
        </w:tc>
        <w:tc>
          <w:tcPr>
            <w:tcW w:w="1532" w:type="dxa"/>
            <w:gridSpan w:val="3"/>
            <w:tcBorders>
              <w:top w:val="single" w:sz="4" w:space="0" w:color="000000"/>
              <w:left w:val="single" w:sz="4" w:space="0" w:color="000000"/>
              <w:bottom w:val="single" w:sz="4" w:space="0" w:color="000000"/>
              <w:right w:val="single" w:sz="4" w:space="0" w:color="000000"/>
            </w:tcBorders>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11,3)</w:t>
            </w:r>
          </w:p>
        </w:tc>
        <w:tc>
          <w:tcPr>
            <w:tcW w:w="1424" w:type="dxa"/>
            <w:tcBorders>
              <w:top w:val="single" w:sz="4" w:space="0" w:color="000000"/>
              <w:left w:val="single" w:sz="4" w:space="0" w:color="000000"/>
              <w:bottom w:val="single" w:sz="4" w:space="0" w:color="000000"/>
              <w:right w:val="single" w:sz="4" w:space="0" w:color="000000"/>
            </w:tcBorders>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0(0)</w:t>
            </w:r>
          </w:p>
        </w:tc>
        <w:tc>
          <w:tcPr>
            <w:tcW w:w="986" w:type="dxa"/>
            <w:tcBorders>
              <w:left w:val="single" w:sz="4" w:space="0" w:color="000000"/>
              <w:bottom w:val="single" w:sz="4" w:space="0" w:color="000000"/>
              <w:right w:val="single" w:sz="4" w:space="0" w:color="000000"/>
            </w:tcBorders>
            <w:vAlign w:val="center"/>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107430">
        <w:tc>
          <w:tcPr>
            <w:tcW w:w="4705" w:type="dxa"/>
            <w:gridSpan w:val="3"/>
            <w:tcBorders>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Placenta </w:t>
            </w:r>
            <w:proofErr w:type="spellStart"/>
            <w:proofErr w:type="gramStart"/>
            <w:r>
              <w:rPr>
                <w:rFonts w:ascii="Times New Roman" w:eastAsia="Times New Roman" w:hAnsi="Times New Roman" w:cs="Times New Roman"/>
                <w:sz w:val="28"/>
                <w:szCs w:val="28"/>
              </w:rPr>
              <w:t>proeviapostérieur</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n(%)</w:t>
            </w:r>
          </w:p>
        </w:tc>
        <w:tc>
          <w:tcPr>
            <w:tcW w:w="1532" w:type="dxa"/>
            <w:gridSpan w:val="3"/>
            <w:tcBorders>
              <w:top w:val="single" w:sz="4" w:space="0" w:color="000000"/>
              <w:left w:val="single" w:sz="4" w:space="0" w:color="000000"/>
              <w:bottom w:val="single" w:sz="4" w:space="0" w:color="000000"/>
              <w:right w:val="single" w:sz="4" w:space="0" w:color="000000"/>
            </w:tcBorders>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0(0)</w:t>
            </w:r>
          </w:p>
        </w:tc>
        <w:tc>
          <w:tcPr>
            <w:tcW w:w="1424" w:type="dxa"/>
            <w:tcBorders>
              <w:top w:val="single" w:sz="4" w:space="0" w:color="000000"/>
              <w:left w:val="single" w:sz="4" w:space="0" w:color="000000"/>
              <w:bottom w:val="single" w:sz="4" w:space="0" w:color="000000"/>
              <w:right w:val="single" w:sz="4" w:space="0" w:color="000000"/>
            </w:tcBorders>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3(4)</w:t>
            </w:r>
          </w:p>
        </w:tc>
        <w:tc>
          <w:tcPr>
            <w:tcW w:w="986" w:type="dxa"/>
            <w:tcBorders>
              <w:left w:val="single" w:sz="4" w:space="0" w:color="000000"/>
              <w:bottom w:val="single" w:sz="4" w:space="0" w:color="000000"/>
              <w:right w:val="single" w:sz="4" w:space="0" w:color="000000"/>
            </w:tcBorders>
            <w:vAlign w:val="center"/>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107430">
        <w:tc>
          <w:tcPr>
            <w:tcW w:w="4705" w:type="dxa"/>
            <w:gridSpan w:val="3"/>
            <w:tcBorders>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Prééclampsie:</w:t>
            </w:r>
            <w:proofErr w:type="gramEnd"/>
            <w:r>
              <w:rPr>
                <w:rFonts w:ascii="Times New Roman" w:eastAsia="Times New Roman" w:hAnsi="Times New Roman" w:cs="Times New Roman"/>
                <w:sz w:val="28"/>
                <w:szCs w:val="28"/>
              </w:rPr>
              <w:t xml:space="preserve"> n(%)</w:t>
            </w:r>
          </w:p>
        </w:tc>
        <w:tc>
          <w:tcPr>
            <w:tcW w:w="1532" w:type="dxa"/>
            <w:gridSpan w:val="3"/>
            <w:tcBorders>
              <w:top w:val="single" w:sz="4" w:space="0" w:color="000000"/>
              <w:left w:val="single" w:sz="4" w:space="0" w:color="000000"/>
              <w:bottom w:val="single" w:sz="4" w:space="0" w:color="000000"/>
              <w:right w:val="single" w:sz="4" w:space="0" w:color="000000"/>
            </w:tcBorders>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25(33,33)</w:t>
            </w:r>
          </w:p>
        </w:tc>
        <w:tc>
          <w:tcPr>
            <w:tcW w:w="1424" w:type="dxa"/>
            <w:tcBorders>
              <w:top w:val="single" w:sz="4" w:space="0" w:color="000000"/>
              <w:left w:val="single" w:sz="4" w:space="0" w:color="000000"/>
              <w:bottom w:val="single" w:sz="4" w:space="0" w:color="000000"/>
              <w:right w:val="single" w:sz="4" w:space="0" w:color="000000"/>
            </w:tcBorders>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13(1,3)</w:t>
            </w:r>
          </w:p>
        </w:tc>
        <w:tc>
          <w:tcPr>
            <w:tcW w:w="986" w:type="dxa"/>
            <w:tcBorders>
              <w:left w:val="single" w:sz="4" w:space="0" w:color="000000"/>
              <w:bottom w:val="single" w:sz="4" w:space="0" w:color="000000"/>
              <w:right w:val="single" w:sz="4" w:space="0" w:color="000000"/>
            </w:tcBorders>
            <w:vAlign w:val="center"/>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0,0242</w:t>
            </w:r>
          </w:p>
        </w:tc>
      </w:tr>
      <w:tr w:rsidR="00107430">
        <w:tc>
          <w:tcPr>
            <w:tcW w:w="4705" w:type="dxa"/>
            <w:gridSpan w:val="3"/>
            <w:tcBorders>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Utérus </w:t>
            </w:r>
            <w:proofErr w:type="gramStart"/>
            <w:r>
              <w:rPr>
                <w:rFonts w:ascii="Times New Roman" w:eastAsia="Times New Roman" w:hAnsi="Times New Roman" w:cs="Times New Roman"/>
                <w:sz w:val="28"/>
                <w:szCs w:val="28"/>
              </w:rPr>
              <w:t>cicatriciel:</w:t>
            </w:r>
            <w:proofErr w:type="gramEnd"/>
            <w:r>
              <w:rPr>
                <w:rFonts w:ascii="Times New Roman" w:eastAsia="Times New Roman" w:hAnsi="Times New Roman" w:cs="Times New Roman"/>
                <w:sz w:val="28"/>
                <w:szCs w:val="28"/>
              </w:rPr>
              <w:t xml:space="preserve"> n(%)</w:t>
            </w:r>
          </w:p>
        </w:tc>
        <w:tc>
          <w:tcPr>
            <w:tcW w:w="1532" w:type="dxa"/>
            <w:gridSpan w:val="3"/>
            <w:tcBorders>
              <w:top w:val="single" w:sz="4" w:space="0" w:color="000000"/>
              <w:left w:val="single" w:sz="4" w:space="0" w:color="000000"/>
              <w:bottom w:val="single" w:sz="4" w:space="0" w:color="000000"/>
              <w:right w:val="single" w:sz="4" w:space="0" w:color="000000"/>
            </w:tcBorders>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20(26,66)</w:t>
            </w:r>
          </w:p>
        </w:tc>
        <w:tc>
          <w:tcPr>
            <w:tcW w:w="1424" w:type="dxa"/>
            <w:tcBorders>
              <w:top w:val="single" w:sz="4" w:space="0" w:color="000000"/>
              <w:left w:val="single" w:sz="4" w:space="0" w:color="000000"/>
              <w:bottom w:val="single" w:sz="4" w:space="0" w:color="000000"/>
              <w:right w:val="single" w:sz="4" w:space="0" w:color="000000"/>
            </w:tcBorders>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22(29,33)</w:t>
            </w:r>
          </w:p>
        </w:tc>
        <w:tc>
          <w:tcPr>
            <w:tcW w:w="986" w:type="dxa"/>
            <w:tcBorders>
              <w:left w:val="single" w:sz="4" w:space="0" w:color="000000"/>
              <w:bottom w:val="single" w:sz="4" w:space="0" w:color="000000"/>
              <w:right w:val="single" w:sz="4" w:space="0" w:color="000000"/>
            </w:tcBorders>
            <w:vAlign w:val="center"/>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0,7160</w:t>
            </w:r>
          </w:p>
        </w:tc>
      </w:tr>
      <w:tr w:rsidR="00107430">
        <w:tc>
          <w:tcPr>
            <w:tcW w:w="4705" w:type="dxa"/>
            <w:gridSpan w:val="3"/>
            <w:tcBorders>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Syndrome de </w:t>
            </w:r>
            <w:proofErr w:type="spellStart"/>
            <w:proofErr w:type="gramStart"/>
            <w:r>
              <w:rPr>
                <w:rFonts w:ascii="Times New Roman" w:eastAsia="Times New Roman" w:hAnsi="Times New Roman" w:cs="Times New Roman"/>
                <w:sz w:val="28"/>
                <w:szCs w:val="28"/>
              </w:rPr>
              <w:t>prérupture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n(%)</w:t>
            </w:r>
          </w:p>
        </w:tc>
        <w:tc>
          <w:tcPr>
            <w:tcW w:w="1532" w:type="dxa"/>
            <w:gridSpan w:val="3"/>
            <w:tcBorders>
              <w:top w:val="single" w:sz="4" w:space="0" w:color="000000"/>
              <w:left w:val="single" w:sz="4" w:space="0" w:color="000000"/>
              <w:bottom w:val="single" w:sz="4" w:space="0" w:color="000000"/>
              <w:right w:val="single" w:sz="4" w:space="0" w:color="000000"/>
            </w:tcBorders>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1(1,3)</w:t>
            </w:r>
          </w:p>
        </w:tc>
        <w:tc>
          <w:tcPr>
            <w:tcW w:w="1424" w:type="dxa"/>
            <w:tcBorders>
              <w:top w:val="single" w:sz="4" w:space="0" w:color="000000"/>
              <w:left w:val="single" w:sz="4" w:space="0" w:color="000000"/>
              <w:bottom w:val="single" w:sz="4" w:space="0" w:color="000000"/>
              <w:right w:val="single" w:sz="4" w:space="0" w:color="000000"/>
            </w:tcBorders>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1(1,3)</w:t>
            </w:r>
          </w:p>
        </w:tc>
        <w:tc>
          <w:tcPr>
            <w:tcW w:w="986" w:type="dxa"/>
            <w:tcBorders>
              <w:left w:val="single" w:sz="4" w:space="0" w:color="000000"/>
              <w:bottom w:val="single" w:sz="4" w:space="0" w:color="000000"/>
              <w:right w:val="single" w:sz="4" w:space="0" w:color="000000"/>
            </w:tcBorders>
            <w:vAlign w:val="center"/>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107430">
        <w:tc>
          <w:tcPr>
            <w:tcW w:w="4705" w:type="dxa"/>
            <w:gridSpan w:val="3"/>
            <w:tcBorders>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Suspicion de </w:t>
            </w:r>
            <w:proofErr w:type="spellStart"/>
            <w:proofErr w:type="gramStart"/>
            <w:r>
              <w:rPr>
                <w:rFonts w:ascii="Times New Roman" w:eastAsia="Times New Roman" w:hAnsi="Times New Roman" w:cs="Times New Roman"/>
                <w:sz w:val="28"/>
                <w:szCs w:val="28"/>
              </w:rPr>
              <w:t>déhicience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n(%)</w:t>
            </w:r>
          </w:p>
        </w:tc>
        <w:tc>
          <w:tcPr>
            <w:tcW w:w="1532" w:type="dxa"/>
            <w:gridSpan w:val="3"/>
            <w:tcBorders>
              <w:top w:val="single" w:sz="4" w:space="0" w:color="000000"/>
              <w:left w:val="single" w:sz="4" w:space="0" w:color="000000"/>
              <w:bottom w:val="single" w:sz="4" w:space="0" w:color="000000"/>
              <w:right w:val="single" w:sz="4" w:space="0" w:color="000000"/>
            </w:tcBorders>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0(0)</w:t>
            </w:r>
          </w:p>
        </w:tc>
        <w:tc>
          <w:tcPr>
            <w:tcW w:w="1424" w:type="dxa"/>
            <w:tcBorders>
              <w:top w:val="single" w:sz="4" w:space="0" w:color="000000"/>
              <w:left w:val="single" w:sz="4" w:space="0" w:color="000000"/>
              <w:bottom w:val="single" w:sz="4" w:space="0" w:color="000000"/>
              <w:right w:val="single" w:sz="4" w:space="0" w:color="000000"/>
            </w:tcBorders>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1(1,3)</w:t>
            </w:r>
          </w:p>
        </w:tc>
        <w:tc>
          <w:tcPr>
            <w:tcW w:w="986" w:type="dxa"/>
            <w:tcBorders>
              <w:left w:val="single" w:sz="4" w:space="0" w:color="000000"/>
              <w:bottom w:val="single" w:sz="4" w:space="0" w:color="000000"/>
              <w:right w:val="single" w:sz="4" w:space="0" w:color="000000"/>
            </w:tcBorders>
            <w:vAlign w:val="center"/>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107430">
        <w:tc>
          <w:tcPr>
            <w:tcW w:w="4705" w:type="dxa"/>
            <w:gridSpan w:val="3"/>
            <w:tcBorders>
              <w:left w:val="single" w:sz="4" w:space="0" w:color="000000"/>
              <w:bottom w:val="single" w:sz="4" w:space="0" w:color="000000"/>
              <w:right w:val="single" w:sz="4" w:space="0" w:color="000000"/>
            </w:tcBorders>
            <w:vAlign w:val="center"/>
          </w:tcPr>
          <w:p w:rsidR="00107430" w:rsidRDefault="00257716">
            <w:pPr>
              <w:spacing w:after="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Total:</w:t>
            </w:r>
            <w:proofErr w:type="gramEnd"/>
            <w:r>
              <w:rPr>
                <w:rFonts w:ascii="Times New Roman" w:eastAsia="Times New Roman" w:hAnsi="Times New Roman" w:cs="Times New Roman"/>
                <w:sz w:val="28"/>
                <w:szCs w:val="28"/>
              </w:rPr>
              <w:t xml:space="preserve"> n(%)</w:t>
            </w:r>
          </w:p>
        </w:tc>
        <w:tc>
          <w:tcPr>
            <w:tcW w:w="1532" w:type="dxa"/>
            <w:gridSpan w:val="3"/>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58(77,33)</w:t>
            </w:r>
          </w:p>
        </w:tc>
        <w:tc>
          <w:tcPr>
            <w:tcW w:w="1424"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54(72)</w:t>
            </w:r>
          </w:p>
        </w:tc>
        <w:tc>
          <w:tcPr>
            <w:tcW w:w="986" w:type="dxa"/>
            <w:tcBorders>
              <w:left w:val="single" w:sz="4" w:space="0" w:color="000000"/>
              <w:bottom w:val="single" w:sz="4" w:space="0" w:color="000000"/>
              <w:right w:val="single" w:sz="4" w:space="0" w:color="000000"/>
            </w:tcBorders>
            <w:vAlign w:val="center"/>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0,4526</w:t>
            </w:r>
          </w:p>
        </w:tc>
      </w:tr>
    </w:tbl>
    <w:p w:rsidR="00107430" w:rsidRDefault="00257716">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Aucune différence statistique significative n’a été constatée pour les antécédents. </w:t>
      </w:r>
      <w:proofErr w:type="gramStart"/>
      <w:r>
        <w:rPr>
          <w:rFonts w:ascii="Times New Roman" w:eastAsia="Times New Roman" w:hAnsi="Times New Roman" w:cs="Times New Roman"/>
          <w:sz w:val="28"/>
          <w:szCs w:val="28"/>
        </w:rPr>
        <w:t>Par contre</w:t>
      </w:r>
      <w:proofErr w:type="gramEnd"/>
      <w:r>
        <w:rPr>
          <w:rFonts w:ascii="Times New Roman" w:eastAsia="Times New Roman" w:hAnsi="Times New Roman" w:cs="Times New Roman"/>
          <w:sz w:val="28"/>
          <w:szCs w:val="28"/>
        </w:rPr>
        <w:t xml:space="preserve"> une différence a été constatée par rapport à la proportion de patientes dans l’indication des </w:t>
      </w:r>
      <w:proofErr w:type="spellStart"/>
      <w:r>
        <w:rPr>
          <w:rFonts w:ascii="Times New Roman" w:eastAsia="Times New Roman" w:hAnsi="Times New Roman" w:cs="Times New Roman"/>
          <w:sz w:val="28"/>
          <w:szCs w:val="28"/>
        </w:rPr>
        <w:t>pré-éclampsies</w:t>
      </w:r>
      <w:proofErr w:type="spellEnd"/>
      <w:r>
        <w:rPr>
          <w:rFonts w:ascii="Times New Roman" w:eastAsia="Times New Roman" w:hAnsi="Times New Roman" w:cs="Times New Roman"/>
          <w:sz w:val="28"/>
          <w:szCs w:val="28"/>
        </w:rPr>
        <w:t>.</w:t>
      </w:r>
    </w:p>
    <w:p w:rsidR="00107430" w:rsidRDefault="00107430">
      <w:pPr>
        <w:pBdr>
          <w:top w:val="nil"/>
          <w:left w:val="nil"/>
          <w:bottom w:val="nil"/>
          <w:right w:val="nil"/>
          <w:between w:val="nil"/>
        </w:pBdr>
        <w:spacing w:after="0" w:line="259" w:lineRule="auto"/>
        <w:ind w:left="720" w:hanging="720"/>
        <w:jc w:val="both"/>
        <w:rPr>
          <w:rFonts w:ascii="Times New Roman" w:eastAsia="Times New Roman" w:hAnsi="Times New Roman" w:cs="Times New Roman"/>
          <w:color w:val="000000"/>
          <w:sz w:val="28"/>
          <w:szCs w:val="28"/>
        </w:rPr>
      </w:pPr>
    </w:p>
    <w:p w:rsidR="00107430" w:rsidRDefault="00257716">
      <w:pPr>
        <w:numPr>
          <w:ilvl w:val="2"/>
          <w:numId w:val="7"/>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Caractéristiques cliniques des parturientes</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Bilan biologique et examen anesthésique est résumé dans le tableau 3.</w:t>
      </w:r>
    </w:p>
    <w:p w:rsidR="00107430" w:rsidRDefault="00257716">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Tableau</w:t>
      </w:r>
      <w:r>
        <w:rPr>
          <w:rFonts w:ascii="Times New Roman" w:eastAsia="Times New Roman" w:hAnsi="Times New Roman" w:cs="Times New Roman"/>
          <w:sz w:val="28"/>
          <w:szCs w:val="28"/>
        </w:rPr>
        <w:t xml:space="preserve"> 3 : Comparaisons du bilan biologique et de l’examen anesthésique chez les patientes en fonction de la dose de morphine utilisée</w:t>
      </w:r>
    </w:p>
    <w:tbl>
      <w:tblPr>
        <w:tblStyle w:val="a1"/>
        <w:tblW w:w="9243"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3402"/>
        <w:gridCol w:w="1560"/>
        <w:gridCol w:w="1590"/>
        <w:gridCol w:w="990"/>
      </w:tblGrid>
      <w:tr w:rsidR="00107430">
        <w:tc>
          <w:tcPr>
            <w:tcW w:w="5103" w:type="dxa"/>
            <w:gridSpan w:val="2"/>
            <w:vMerge w:val="restart"/>
            <w:tcBorders>
              <w:top w:val="single" w:sz="4" w:space="0" w:color="000000"/>
              <w:left w:val="single" w:sz="4" w:space="0" w:color="000000"/>
              <w:bottom w:val="single" w:sz="4" w:space="0" w:color="000000"/>
              <w:right w:val="single" w:sz="4" w:space="0" w:color="000000"/>
            </w:tcBorders>
          </w:tcPr>
          <w:p w:rsidR="00107430" w:rsidRDefault="00107430">
            <w:pPr>
              <w:spacing w:after="0"/>
              <w:jc w:val="both"/>
              <w:rPr>
                <w:rFonts w:ascii="Times New Roman" w:eastAsia="Times New Roman" w:hAnsi="Times New Roman" w:cs="Times New Roman"/>
                <w:sz w:val="28"/>
                <w:szCs w:val="28"/>
              </w:rPr>
            </w:pPr>
          </w:p>
        </w:tc>
        <w:tc>
          <w:tcPr>
            <w:tcW w:w="3150" w:type="dxa"/>
            <w:gridSpan w:val="2"/>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Dose de la morphine</w:t>
            </w:r>
          </w:p>
        </w:tc>
        <w:tc>
          <w:tcPr>
            <w:tcW w:w="990" w:type="dxa"/>
            <w:vMerge w:val="restart"/>
            <w:tcBorders>
              <w:top w:val="single" w:sz="4" w:space="0" w:color="000000"/>
              <w:left w:val="single" w:sz="4" w:space="0" w:color="000000"/>
              <w:bottom w:val="single" w:sz="4" w:space="0" w:color="000000"/>
              <w:right w:val="single" w:sz="4" w:space="0" w:color="000000"/>
            </w:tcBorders>
          </w:tcPr>
          <w:p w:rsidR="00107430" w:rsidRDefault="00107430">
            <w:pPr>
              <w:spacing w:after="0"/>
              <w:jc w:val="both"/>
              <w:rPr>
                <w:rFonts w:ascii="Times New Roman" w:eastAsia="Times New Roman" w:hAnsi="Times New Roman" w:cs="Times New Roman"/>
                <w:sz w:val="28"/>
                <w:szCs w:val="28"/>
              </w:rPr>
            </w:pPr>
          </w:p>
          <w:p w:rsidR="00107430" w:rsidRDefault="00257716">
            <w:pPr>
              <w:spacing w:after="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p</w:t>
            </w:r>
            <w:proofErr w:type="gramEnd"/>
          </w:p>
        </w:tc>
      </w:tr>
      <w:tr w:rsidR="00107430">
        <w:tc>
          <w:tcPr>
            <w:tcW w:w="5103" w:type="dxa"/>
            <w:gridSpan w:val="2"/>
            <w:vMerge/>
            <w:tcBorders>
              <w:top w:val="single" w:sz="4" w:space="0" w:color="000000"/>
              <w:left w:val="single" w:sz="4" w:space="0" w:color="000000"/>
              <w:bottom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1560"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50 µg</w:t>
            </w:r>
          </w:p>
        </w:tc>
        <w:tc>
          <w:tcPr>
            <w:tcW w:w="1590"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100 µg</w:t>
            </w:r>
          </w:p>
        </w:tc>
        <w:tc>
          <w:tcPr>
            <w:tcW w:w="990" w:type="dxa"/>
            <w:vMerge/>
            <w:tcBorders>
              <w:top w:val="single" w:sz="4" w:space="0" w:color="000000"/>
              <w:left w:val="single" w:sz="4" w:space="0" w:color="000000"/>
              <w:bottom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r>
      <w:tr w:rsidR="00107430">
        <w:tc>
          <w:tcPr>
            <w:tcW w:w="1701" w:type="dxa"/>
            <w:vMerge w:val="restart"/>
            <w:tcBorders>
              <w:top w:val="single" w:sz="4" w:space="0" w:color="000000"/>
              <w:left w:val="single" w:sz="4" w:space="0" w:color="000000"/>
              <w:bottom w:val="single" w:sz="4" w:space="0" w:color="000000"/>
              <w:right w:val="single" w:sz="4" w:space="0" w:color="000000"/>
            </w:tcBorders>
          </w:tcPr>
          <w:p w:rsidR="00107430" w:rsidRDefault="00107430">
            <w:pPr>
              <w:spacing w:after="0"/>
              <w:jc w:val="both"/>
              <w:rPr>
                <w:rFonts w:ascii="Times New Roman" w:eastAsia="Times New Roman" w:hAnsi="Times New Roman" w:cs="Times New Roman"/>
                <w:sz w:val="28"/>
                <w:szCs w:val="28"/>
              </w:rPr>
            </w:pP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Examen anesthésique</w:t>
            </w:r>
          </w:p>
        </w:tc>
        <w:tc>
          <w:tcPr>
            <w:tcW w:w="3402"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altemeir</w:t>
            </w:r>
            <w:proofErr w:type="gramEnd"/>
            <w:r>
              <w:rPr>
                <w:rFonts w:ascii="Times New Roman" w:eastAsia="Times New Roman" w:hAnsi="Times New Roman" w:cs="Times New Roman"/>
                <w:sz w:val="28"/>
                <w:szCs w:val="28"/>
              </w:rPr>
              <w:t>2: n(%)</w:t>
            </w:r>
          </w:p>
        </w:tc>
        <w:tc>
          <w:tcPr>
            <w:tcW w:w="1560"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75 (100)</w:t>
            </w:r>
          </w:p>
        </w:tc>
        <w:tc>
          <w:tcPr>
            <w:tcW w:w="1590"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75 (100)</w:t>
            </w:r>
          </w:p>
        </w:tc>
        <w:tc>
          <w:tcPr>
            <w:tcW w:w="990" w:type="dxa"/>
            <w:vMerge w:val="restart"/>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0,1513</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107430">
        <w:tc>
          <w:tcPr>
            <w:tcW w:w="1701" w:type="dxa"/>
            <w:vMerge/>
            <w:tcBorders>
              <w:top w:val="single" w:sz="4" w:space="0" w:color="000000"/>
              <w:left w:val="single" w:sz="4" w:space="0" w:color="000000"/>
              <w:bottom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3402"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Apfel 3 : </w:t>
            </w:r>
            <w:proofErr w:type="gramStart"/>
            <w:r>
              <w:rPr>
                <w:rFonts w:ascii="Times New Roman" w:eastAsia="Times New Roman" w:hAnsi="Times New Roman" w:cs="Times New Roman"/>
                <w:sz w:val="28"/>
                <w:szCs w:val="28"/>
              </w:rPr>
              <w:t>n(</w:t>
            </w:r>
            <w:proofErr w:type="gramEnd"/>
            <w:r>
              <w:rPr>
                <w:rFonts w:ascii="Times New Roman" w:eastAsia="Times New Roman" w:hAnsi="Times New Roman" w:cs="Times New Roman"/>
                <w:sz w:val="28"/>
                <w:szCs w:val="28"/>
              </w:rPr>
              <w:t>%)</w:t>
            </w:r>
          </w:p>
        </w:tc>
        <w:tc>
          <w:tcPr>
            <w:tcW w:w="1560"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57 (76)</w:t>
            </w:r>
          </w:p>
        </w:tc>
        <w:tc>
          <w:tcPr>
            <w:tcW w:w="1590"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49 (65,33)</w:t>
            </w:r>
          </w:p>
        </w:tc>
        <w:tc>
          <w:tcPr>
            <w:tcW w:w="990" w:type="dxa"/>
            <w:vMerge/>
            <w:tcBorders>
              <w:top w:val="single" w:sz="4" w:space="0" w:color="000000"/>
              <w:left w:val="single" w:sz="4" w:space="0" w:color="000000"/>
              <w:bottom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r>
      <w:tr w:rsidR="00107430">
        <w:tc>
          <w:tcPr>
            <w:tcW w:w="1701" w:type="dxa"/>
            <w:vMerge/>
            <w:tcBorders>
              <w:top w:val="single" w:sz="4" w:space="0" w:color="000000"/>
              <w:left w:val="single" w:sz="4" w:space="0" w:color="000000"/>
              <w:bottom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3402"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urgence</w:t>
            </w:r>
            <w:proofErr w:type="gramEnd"/>
            <w:r>
              <w:rPr>
                <w:rFonts w:ascii="Times New Roman" w:eastAsia="Times New Roman" w:hAnsi="Times New Roman" w:cs="Times New Roman"/>
                <w:sz w:val="28"/>
                <w:szCs w:val="28"/>
              </w:rPr>
              <w:t xml:space="preserve"> : n(%)</w:t>
            </w:r>
          </w:p>
        </w:tc>
        <w:tc>
          <w:tcPr>
            <w:tcW w:w="1560"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66 (88)</w:t>
            </w:r>
          </w:p>
        </w:tc>
        <w:tc>
          <w:tcPr>
            <w:tcW w:w="1590"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66 (88)</w:t>
            </w:r>
          </w:p>
        </w:tc>
        <w:tc>
          <w:tcPr>
            <w:tcW w:w="990" w:type="dxa"/>
            <w:vMerge/>
            <w:tcBorders>
              <w:top w:val="single" w:sz="4" w:space="0" w:color="000000"/>
              <w:left w:val="single" w:sz="4" w:space="0" w:color="000000"/>
              <w:bottom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r>
      <w:tr w:rsidR="00107430">
        <w:trPr>
          <w:trHeight w:val="340"/>
        </w:trPr>
        <w:tc>
          <w:tcPr>
            <w:tcW w:w="1701" w:type="dxa"/>
            <w:vMerge/>
            <w:tcBorders>
              <w:top w:val="single" w:sz="4" w:space="0" w:color="000000"/>
              <w:left w:val="single" w:sz="4" w:space="0" w:color="000000"/>
              <w:bottom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3402"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Intubation difficile : </w:t>
            </w:r>
            <w:proofErr w:type="gramStart"/>
            <w:r>
              <w:rPr>
                <w:rFonts w:ascii="Times New Roman" w:eastAsia="Times New Roman" w:hAnsi="Times New Roman" w:cs="Times New Roman"/>
                <w:sz w:val="28"/>
                <w:szCs w:val="28"/>
              </w:rPr>
              <w:t>n(</w:t>
            </w:r>
            <w:proofErr w:type="gramEnd"/>
            <w:r>
              <w:rPr>
                <w:rFonts w:ascii="Times New Roman" w:eastAsia="Times New Roman" w:hAnsi="Times New Roman" w:cs="Times New Roman"/>
                <w:sz w:val="28"/>
                <w:szCs w:val="28"/>
              </w:rPr>
              <w:t>%)</w:t>
            </w:r>
          </w:p>
        </w:tc>
        <w:tc>
          <w:tcPr>
            <w:tcW w:w="1560"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01 (1,3)</w:t>
            </w:r>
          </w:p>
        </w:tc>
        <w:tc>
          <w:tcPr>
            <w:tcW w:w="1590"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 (0)</w:t>
            </w:r>
          </w:p>
        </w:tc>
        <w:tc>
          <w:tcPr>
            <w:tcW w:w="990" w:type="dxa"/>
            <w:vMerge/>
            <w:tcBorders>
              <w:top w:val="single" w:sz="4" w:space="0" w:color="000000"/>
              <w:left w:val="single" w:sz="4" w:space="0" w:color="000000"/>
              <w:bottom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r>
      <w:tr w:rsidR="00107430">
        <w:trPr>
          <w:trHeight w:val="360"/>
        </w:trPr>
        <w:tc>
          <w:tcPr>
            <w:tcW w:w="1701" w:type="dxa"/>
            <w:vMerge w:val="restart"/>
            <w:tcBorders>
              <w:top w:val="single" w:sz="4" w:space="0" w:color="000000"/>
              <w:left w:val="single" w:sz="4" w:space="0" w:color="000000"/>
              <w:bottom w:val="single" w:sz="4" w:space="0" w:color="000000"/>
              <w:right w:val="single" w:sz="4" w:space="0" w:color="000000"/>
            </w:tcBorders>
          </w:tcPr>
          <w:p w:rsidR="00107430" w:rsidRDefault="00107430">
            <w:pPr>
              <w:spacing w:after="0"/>
              <w:jc w:val="both"/>
              <w:rPr>
                <w:rFonts w:ascii="Times New Roman" w:eastAsia="Times New Roman" w:hAnsi="Times New Roman" w:cs="Times New Roman"/>
                <w:sz w:val="28"/>
                <w:szCs w:val="28"/>
              </w:rPr>
            </w:pP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Groupe sanguin </w:t>
            </w:r>
          </w:p>
        </w:tc>
        <w:tc>
          <w:tcPr>
            <w:tcW w:w="3402"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 </w:t>
            </w:r>
            <w:proofErr w:type="gramStart"/>
            <w:r>
              <w:rPr>
                <w:rFonts w:ascii="Times New Roman" w:eastAsia="Times New Roman" w:hAnsi="Times New Roman" w:cs="Times New Roman"/>
                <w:sz w:val="28"/>
                <w:szCs w:val="28"/>
              </w:rPr>
              <w:t>n(</w:t>
            </w:r>
            <w:proofErr w:type="gramEnd"/>
            <w:r>
              <w:rPr>
                <w:rFonts w:ascii="Times New Roman" w:eastAsia="Times New Roman" w:hAnsi="Times New Roman" w:cs="Times New Roman"/>
                <w:sz w:val="28"/>
                <w:szCs w:val="28"/>
              </w:rPr>
              <w:t>%)</w:t>
            </w:r>
          </w:p>
        </w:tc>
        <w:tc>
          <w:tcPr>
            <w:tcW w:w="1560"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17 (47,22)</w:t>
            </w:r>
          </w:p>
        </w:tc>
        <w:tc>
          <w:tcPr>
            <w:tcW w:w="1590"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19 (52,78)</w:t>
            </w:r>
          </w:p>
        </w:tc>
        <w:tc>
          <w:tcPr>
            <w:tcW w:w="990" w:type="dxa"/>
            <w:vMerge w:val="restart"/>
            <w:tcBorders>
              <w:top w:val="single" w:sz="4" w:space="0" w:color="000000"/>
              <w:left w:val="single" w:sz="4" w:space="0" w:color="000000"/>
              <w:bottom w:val="single" w:sz="4" w:space="0" w:color="000000"/>
              <w:right w:val="single" w:sz="4" w:space="0" w:color="000000"/>
            </w:tcBorders>
          </w:tcPr>
          <w:p w:rsidR="00107430" w:rsidRDefault="00107430">
            <w:pPr>
              <w:spacing w:after="0"/>
              <w:jc w:val="both"/>
              <w:rPr>
                <w:rFonts w:ascii="Times New Roman" w:eastAsia="Times New Roman" w:hAnsi="Times New Roman" w:cs="Times New Roman"/>
                <w:sz w:val="28"/>
                <w:szCs w:val="28"/>
              </w:rPr>
            </w:pP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0,6554</w:t>
            </w:r>
          </w:p>
        </w:tc>
      </w:tr>
      <w:tr w:rsidR="00107430">
        <w:tc>
          <w:tcPr>
            <w:tcW w:w="1701" w:type="dxa"/>
            <w:vMerge/>
            <w:tcBorders>
              <w:top w:val="single" w:sz="4" w:space="0" w:color="000000"/>
              <w:left w:val="single" w:sz="4" w:space="0" w:color="000000"/>
              <w:bottom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3402"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AB : </w:t>
            </w:r>
            <w:proofErr w:type="gramStart"/>
            <w:r>
              <w:rPr>
                <w:rFonts w:ascii="Times New Roman" w:eastAsia="Times New Roman" w:hAnsi="Times New Roman" w:cs="Times New Roman"/>
                <w:sz w:val="28"/>
                <w:szCs w:val="28"/>
              </w:rPr>
              <w:t>n(</w:t>
            </w:r>
            <w:proofErr w:type="gramEnd"/>
            <w:r>
              <w:rPr>
                <w:rFonts w:ascii="Times New Roman" w:eastAsia="Times New Roman" w:hAnsi="Times New Roman" w:cs="Times New Roman"/>
                <w:sz w:val="28"/>
                <w:szCs w:val="28"/>
              </w:rPr>
              <w:t>%)</w:t>
            </w:r>
          </w:p>
        </w:tc>
        <w:tc>
          <w:tcPr>
            <w:tcW w:w="1560"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(57,14)</w:t>
            </w:r>
          </w:p>
        </w:tc>
        <w:tc>
          <w:tcPr>
            <w:tcW w:w="1590"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(42,86)</w:t>
            </w:r>
          </w:p>
        </w:tc>
        <w:tc>
          <w:tcPr>
            <w:tcW w:w="990" w:type="dxa"/>
            <w:vMerge/>
            <w:tcBorders>
              <w:top w:val="single" w:sz="4" w:space="0" w:color="000000"/>
              <w:left w:val="single" w:sz="4" w:space="0" w:color="000000"/>
              <w:bottom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r>
      <w:tr w:rsidR="00107430">
        <w:tc>
          <w:tcPr>
            <w:tcW w:w="1701" w:type="dxa"/>
            <w:vMerge/>
            <w:tcBorders>
              <w:top w:val="single" w:sz="4" w:space="0" w:color="000000"/>
              <w:left w:val="single" w:sz="4" w:space="0" w:color="000000"/>
              <w:bottom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3402"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 : </w:t>
            </w:r>
            <w:proofErr w:type="gramStart"/>
            <w:r>
              <w:rPr>
                <w:rFonts w:ascii="Times New Roman" w:eastAsia="Times New Roman" w:hAnsi="Times New Roman" w:cs="Times New Roman"/>
                <w:sz w:val="28"/>
                <w:szCs w:val="28"/>
              </w:rPr>
              <w:t>n(</w:t>
            </w:r>
            <w:proofErr w:type="gramEnd"/>
            <w:r>
              <w:rPr>
                <w:rFonts w:ascii="Times New Roman" w:eastAsia="Times New Roman" w:hAnsi="Times New Roman" w:cs="Times New Roman"/>
                <w:sz w:val="28"/>
                <w:szCs w:val="28"/>
              </w:rPr>
              <w:t>%)</w:t>
            </w:r>
          </w:p>
        </w:tc>
        <w:tc>
          <w:tcPr>
            <w:tcW w:w="1560"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20 (57,14)</w:t>
            </w:r>
          </w:p>
        </w:tc>
        <w:tc>
          <w:tcPr>
            <w:tcW w:w="1590"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15 (42,86)</w:t>
            </w:r>
          </w:p>
        </w:tc>
        <w:tc>
          <w:tcPr>
            <w:tcW w:w="990" w:type="dxa"/>
            <w:vMerge/>
            <w:tcBorders>
              <w:top w:val="single" w:sz="4" w:space="0" w:color="000000"/>
              <w:left w:val="single" w:sz="4" w:space="0" w:color="000000"/>
              <w:bottom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r>
      <w:tr w:rsidR="00107430">
        <w:tc>
          <w:tcPr>
            <w:tcW w:w="1701" w:type="dxa"/>
            <w:vMerge/>
            <w:tcBorders>
              <w:top w:val="single" w:sz="4" w:space="0" w:color="000000"/>
              <w:left w:val="single" w:sz="4" w:space="0" w:color="000000"/>
              <w:bottom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3402"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 : </w:t>
            </w:r>
            <w:proofErr w:type="gramStart"/>
            <w:r>
              <w:rPr>
                <w:rFonts w:ascii="Times New Roman" w:eastAsia="Times New Roman" w:hAnsi="Times New Roman" w:cs="Times New Roman"/>
                <w:sz w:val="28"/>
                <w:szCs w:val="28"/>
              </w:rPr>
              <w:t>n(</w:t>
            </w:r>
            <w:proofErr w:type="gramEnd"/>
            <w:r>
              <w:rPr>
                <w:rFonts w:ascii="Times New Roman" w:eastAsia="Times New Roman" w:hAnsi="Times New Roman" w:cs="Times New Roman"/>
                <w:sz w:val="28"/>
                <w:szCs w:val="28"/>
              </w:rPr>
              <w:t>%)</w:t>
            </w:r>
          </w:p>
        </w:tc>
        <w:tc>
          <w:tcPr>
            <w:tcW w:w="1560"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24 (52,17)</w:t>
            </w:r>
          </w:p>
        </w:tc>
        <w:tc>
          <w:tcPr>
            <w:tcW w:w="1590"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22 (47,83)</w:t>
            </w:r>
          </w:p>
        </w:tc>
        <w:tc>
          <w:tcPr>
            <w:tcW w:w="990" w:type="dxa"/>
            <w:vMerge/>
            <w:tcBorders>
              <w:top w:val="single" w:sz="4" w:space="0" w:color="000000"/>
              <w:left w:val="single" w:sz="4" w:space="0" w:color="000000"/>
              <w:bottom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r>
      <w:tr w:rsidR="00107430">
        <w:tc>
          <w:tcPr>
            <w:tcW w:w="1701" w:type="dxa"/>
            <w:vMerge w:val="restart"/>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Rhésus</w:t>
            </w:r>
          </w:p>
        </w:tc>
        <w:tc>
          <w:tcPr>
            <w:tcW w:w="3402"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positif</w:t>
            </w:r>
            <w:proofErr w:type="gramEnd"/>
            <w:r>
              <w:rPr>
                <w:rFonts w:ascii="Times New Roman" w:eastAsia="Times New Roman" w:hAnsi="Times New Roman" w:cs="Times New Roman"/>
                <w:sz w:val="28"/>
                <w:szCs w:val="28"/>
              </w:rPr>
              <w:t xml:space="preserve"> : n(%)</w:t>
            </w:r>
          </w:p>
        </w:tc>
        <w:tc>
          <w:tcPr>
            <w:tcW w:w="1560"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60 (51,72)</w:t>
            </w:r>
          </w:p>
        </w:tc>
        <w:tc>
          <w:tcPr>
            <w:tcW w:w="1590"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56 (48,28)</w:t>
            </w:r>
          </w:p>
        </w:tc>
        <w:tc>
          <w:tcPr>
            <w:tcW w:w="990" w:type="dxa"/>
            <w:vMerge w:val="restart"/>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0,3638</w:t>
            </w:r>
          </w:p>
        </w:tc>
      </w:tr>
      <w:tr w:rsidR="00107430">
        <w:tc>
          <w:tcPr>
            <w:tcW w:w="1701" w:type="dxa"/>
            <w:vMerge/>
            <w:tcBorders>
              <w:top w:val="single" w:sz="4" w:space="0" w:color="000000"/>
              <w:left w:val="single" w:sz="4" w:space="0" w:color="000000"/>
              <w:bottom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3402"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négatif</w:t>
            </w:r>
            <w:proofErr w:type="gramEnd"/>
            <w:r>
              <w:rPr>
                <w:rFonts w:ascii="Times New Roman" w:eastAsia="Times New Roman" w:hAnsi="Times New Roman" w:cs="Times New Roman"/>
                <w:sz w:val="28"/>
                <w:szCs w:val="28"/>
              </w:rPr>
              <w:t xml:space="preserve"> : n(%)</w:t>
            </w:r>
          </w:p>
        </w:tc>
        <w:tc>
          <w:tcPr>
            <w:tcW w:w="1560"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(62,50)</w:t>
            </w:r>
          </w:p>
        </w:tc>
        <w:tc>
          <w:tcPr>
            <w:tcW w:w="1590"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(37,50)</w:t>
            </w:r>
          </w:p>
        </w:tc>
        <w:tc>
          <w:tcPr>
            <w:tcW w:w="990" w:type="dxa"/>
            <w:vMerge/>
            <w:tcBorders>
              <w:top w:val="single" w:sz="4" w:space="0" w:color="000000"/>
              <w:left w:val="single" w:sz="4" w:space="0" w:color="000000"/>
              <w:bottom w:val="single" w:sz="4" w:space="0" w:color="000000"/>
              <w:right w:val="single" w:sz="4" w:space="0" w:color="000000"/>
            </w:tcBorders>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r>
      <w:tr w:rsidR="00107430">
        <w:tc>
          <w:tcPr>
            <w:tcW w:w="5103" w:type="dxa"/>
            <w:gridSpan w:val="2"/>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Taux Hémoglobine : moyenne </w:t>
            </w:r>
            <w:r>
              <w:rPr>
                <w:rFonts w:ascii="Symbol" w:eastAsia="Symbol" w:hAnsi="Symbol" w:cs="Symbol"/>
                <w:sz w:val="28"/>
                <w:szCs w:val="28"/>
              </w:rPr>
              <w:t></w:t>
            </w:r>
            <w:r>
              <w:rPr>
                <w:rFonts w:ascii="Times New Roman" w:eastAsia="Times New Roman" w:hAnsi="Times New Roman" w:cs="Times New Roman"/>
                <w:sz w:val="28"/>
                <w:szCs w:val="28"/>
              </w:rPr>
              <w:t xml:space="preserve"> ET</w:t>
            </w:r>
          </w:p>
        </w:tc>
        <w:tc>
          <w:tcPr>
            <w:tcW w:w="1560"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6,36 </w:t>
            </w:r>
            <w:r>
              <w:rPr>
                <w:rFonts w:ascii="Symbol" w:eastAsia="Symbol" w:hAnsi="Symbol" w:cs="Symbol"/>
                <w:sz w:val="28"/>
                <w:szCs w:val="28"/>
              </w:rPr>
              <w:t></w:t>
            </w:r>
            <w:r>
              <w:rPr>
                <w:rFonts w:ascii="Times New Roman" w:eastAsia="Times New Roman" w:hAnsi="Times New Roman" w:cs="Times New Roman"/>
                <w:sz w:val="28"/>
                <w:szCs w:val="28"/>
              </w:rPr>
              <w:t xml:space="preserve"> 5,62</w:t>
            </w:r>
          </w:p>
        </w:tc>
        <w:tc>
          <w:tcPr>
            <w:tcW w:w="1590"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4,37 </w:t>
            </w:r>
            <w:r>
              <w:rPr>
                <w:rFonts w:ascii="Symbol" w:eastAsia="Symbol" w:hAnsi="Symbol" w:cs="Symbol"/>
                <w:sz w:val="28"/>
                <w:szCs w:val="28"/>
              </w:rPr>
              <w:t></w:t>
            </w:r>
            <w:r>
              <w:rPr>
                <w:rFonts w:ascii="Times New Roman" w:eastAsia="Times New Roman" w:hAnsi="Times New Roman" w:cs="Times New Roman"/>
                <w:sz w:val="28"/>
                <w:szCs w:val="28"/>
              </w:rPr>
              <w:t xml:space="preserve"> 5,48</w:t>
            </w:r>
          </w:p>
        </w:tc>
        <w:tc>
          <w:tcPr>
            <w:tcW w:w="990" w:type="dxa"/>
            <w:tcBorders>
              <w:top w:val="single" w:sz="4" w:space="0" w:color="000000"/>
              <w:left w:val="single" w:sz="4" w:space="0" w:color="000000"/>
              <w:bottom w:val="single" w:sz="4" w:space="0" w:color="000000"/>
              <w:right w:val="single" w:sz="4" w:space="0" w:color="000000"/>
            </w:tcBorders>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0,0299</w:t>
            </w:r>
          </w:p>
        </w:tc>
      </w:tr>
    </w:tbl>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seul le taux d’hémoglobine était statistiquement différent dans le bilan biologique et l’examen anesthésique.</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-Préparation préopératoire, solutés, aiguille de rachis et le site d’injection</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Dans notre étude, toutes les patientes furent sondées et </w:t>
      </w:r>
      <w:proofErr w:type="spellStart"/>
      <w:proofErr w:type="gramStart"/>
      <w:r>
        <w:rPr>
          <w:rFonts w:ascii="Times New Roman" w:eastAsia="Times New Roman" w:hAnsi="Times New Roman" w:cs="Times New Roman"/>
          <w:sz w:val="28"/>
          <w:szCs w:val="28"/>
        </w:rPr>
        <w:t>monitorrées</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64 patientes soit 85,3% dans G1 et 57 soit 76% dans le G2 avaient un G20 comme </w:t>
      </w:r>
      <w:proofErr w:type="spellStart"/>
      <w:r>
        <w:rPr>
          <w:rFonts w:ascii="Times New Roman" w:eastAsia="Times New Roman" w:hAnsi="Times New Roman" w:cs="Times New Roman"/>
          <w:sz w:val="28"/>
          <w:szCs w:val="28"/>
        </w:rPr>
        <w:t>intranule</w:t>
      </w:r>
      <w:proofErr w:type="spellEnd"/>
      <w:r>
        <w:rPr>
          <w:rFonts w:ascii="Times New Roman" w:eastAsia="Times New Roman" w:hAnsi="Times New Roman" w:cs="Times New Roman"/>
          <w:sz w:val="28"/>
          <w:szCs w:val="28"/>
        </w:rPr>
        <w:t xml:space="preserve"> pour la voie veineuse, p=0,1480.</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Le SSI était le 1</w:t>
      </w:r>
      <w:r>
        <w:rPr>
          <w:rFonts w:ascii="Times New Roman" w:eastAsia="Times New Roman" w:hAnsi="Times New Roman" w:cs="Times New Roman"/>
          <w:sz w:val="28"/>
          <w:szCs w:val="28"/>
          <w:vertAlign w:val="superscript"/>
        </w:rPr>
        <w:t>er</w:t>
      </w:r>
      <w:r>
        <w:rPr>
          <w:rFonts w:ascii="Times New Roman" w:eastAsia="Times New Roman" w:hAnsi="Times New Roman" w:cs="Times New Roman"/>
          <w:sz w:val="28"/>
          <w:szCs w:val="28"/>
        </w:rPr>
        <w:t xml:space="preserve"> soluté utilisé chez 70 patientes soit 93,33</w:t>
      </w:r>
      <w:r>
        <w:rPr>
          <w:rFonts w:ascii="Times New Roman" w:eastAsia="Times New Roman" w:hAnsi="Times New Roman" w:cs="Times New Roman"/>
          <w:sz w:val="28"/>
          <w:szCs w:val="28"/>
        </w:rPr>
        <w:t>% dans G1 et 61 patientes soit 81,33% dans G</w:t>
      </w:r>
      <w:proofErr w:type="gramStart"/>
      <w:r>
        <w:rPr>
          <w:rFonts w:ascii="Times New Roman" w:eastAsia="Times New Roman" w:hAnsi="Times New Roman" w:cs="Times New Roman"/>
          <w:sz w:val="28"/>
          <w:szCs w:val="28"/>
        </w:rPr>
        <w:t>2,p</w:t>
      </w:r>
      <w:proofErr w:type="gramEnd"/>
      <w:r>
        <w:rPr>
          <w:rFonts w:ascii="Times New Roman" w:eastAsia="Times New Roman" w:hAnsi="Times New Roman" w:cs="Times New Roman"/>
          <w:sz w:val="28"/>
          <w:szCs w:val="28"/>
        </w:rPr>
        <w:t>=0,0271.</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Pour l’aiguille de rachis, 64 patientes soit 42,66% ont été piquées avec une aiguille de 24 gauge et 85 patientes soit 56,66% avec une aiguille de 25 gauge.</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 site L3-L4 était le plus retrouvé chez 7</w:t>
      </w:r>
      <w:r>
        <w:rPr>
          <w:rFonts w:ascii="Times New Roman" w:eastAsia="Times New Roman" w:hAnsi="Times New Roman" w:cs="Times New Roman"/>
          <w:sz w:val="28"/>
          <w:szCs w:val="28"/>
        </w:rPr>
        <w:t>7 patientes soit 51,33% de l’échantillon, dont 40 patientes soit 53,3% dans G1 et 37 patientes soit 49,3% dans G2, p= 0,5680.</w:t>
      </w:r>
    </w:p>
    <w:p w:rsidR="00107430" w:rsidRDefault="00257716">
      <w:pPr>
        <w:spacing w:after="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Aucour</w:t>
      </w:r>
      <w:proofErr w:type="spellEnd"/>
      <w:r>
        <w:rPr>
          <w:rFonts w:ascii="Times New Roman" w:eastAsia="Times New Roman" w:hAnsi="Times New Roman" w:cs="Times New Roman"/>
          <w:sz w:val="28"/>
          <w:szCs w:val="28"/>
        </w:rPr>
        <w:t xml:space="preserve"> de notre étude en peropératoire, la noradrénaline n’a été utilisée chez aucune de nos patientes.</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L’atropine a été utilisée </w:t>
      </w:r>
      <w:r>
        <w:rPr>
          <w:rFonts w:ascii="Times New Roman" w:eastAsia="Times New Roman" w:hAnsi="Times New Roman" w:cs="Times New Roman"/>
          <w:sz w:val="28"/>
          <w:szCs w:val="28"/>
        </w:rPr>
        <w:t>chez une patiente du G2.</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La moyenne d’utilisation de l’éphédrine était de 6,59 </w:t>
      </w:r>
      <w:r>
        <w:rPr>
          <w:rFonts w:ascii="Symbol" w:eastAsia="Symbol" w:hAnsi="Symbol" w:cs="Symbol"/>
          <w:sz w:val="28"/>
          <w:szCs w:val="28"/>
        </w:rPr>
        <w:t></w:t>
      </w:r>
      <w:r>
        <w:rPr>
          <w:rFonts w:ascii="Times New Roman" w:eastAsia="Times New Roman" w:hAnsi="Times New Roman" w:cs="Times New Roman"/>
          <w:sz w:val="28"/>
          <w:szCs w:val="28"/>
        </w:rPr>
        <w:t xml:space="preserve"> 8,52mg dans G1 et de 4,25 </w:t>
      </w:r>
      <w:r>
        <w:rPr>
          <w:rFonts w:ascii="Symbol" w:eastAsia="Symbol" w:hAnsi="Symbol" w:cs="Symbol"/>
          <w:sz w:val="28"/>
          <w:szCs w:val="28"/>
        </w:rPr>
        <w:t></w:t>
      </w:r>
      <w:r>
        <w:rPr>
          <w:rFonts w:ascii="Times New Roman" w:eastAsia="Times New Roman" w:hAnsi="Times New Roman" w:cs="Times New Roman"/>
          <w:sz w:val="28"/>
          <w:szCs w:val="28"/>
        </w:rPr>
        <w:t xml:space="preserve"> 8,40mg dans G2 (p=0,0933) ;52 patientes soit 69,3% dans G2 et 38 patientes soit 50,7% dans le G1 n’ont pas besoin de l’éphédrine en peropératoire.</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Le </w:t>
      </w:r>
      <w:proofErr w:type="spellStart"/>
      <w:r>
        <w:rPr>
          <w:rFonts w:ascii="Times New Roman" w:eastAsia="Times New Roman" w:hAnsi="Times New Roman" w:cs="Times New Roman"/>
          <w:sz w:val="28"/>
          <w:szCs w:val="28"/>
        </w:rPr>
        <w:t>syntocinum</w:t>
      </w:r>
      <w:proofErr w:type="spellEnd"/>
      <w:r>
        <w:rPr>
          <w:rFonts w:ascii="Times New Roman" w:eastAsia="Times New Roman" w:hAnsi="Times New Roman" w:cs="Times New Roman"/>
          <w:sz w:val="28"/>
          <w:szCs w:val="28"/>
        </w:rPr>
        <w:t xml:space="preserve"> était faite après clampage du cordon à la dose de 15 à 40 UI selon la tonicité de l’utérus. La moyenne d’utilisation du </w:t>
      </w:r>
      <w:proofErr w:type="spellStart"/>
      <w:r>
        <w:rPr>
          <w:rFonts w:ascii="Times New Roman" w:eastAsia="Times New Roman" w:hAnsi="Times New Roman" w:cs="Times New Roman"/>
          <w:sz w:val="28"/>
          <w:szCs w:val="28"/>
        </w:rPr>
        <w:t>syntocinum</w:t>
      </w:r>
      <w:proofErr w:type="spellEnd"/>
      <w:r>
        <w:rPr>
          <w:rFonts w:ascii="Times New Roman" w:eastAsia="Times New Roman" w:hAnsi="Times New Roman" w:cs="Times New Roman"/>
          <w:sz w:val="28"/>
          <w:szCs w:val="28"/>
        </w:rPr>
        <w:t xml:space="preserve"> était de 20,48 </w:t>
      </w:r>
      <w:r>
        <w:rPr>
          <w:rFonts w:ascii="Symbol" w:eastAsia="Symbol" w:hAnsi="Symbol" w:cs="Symbol"/>
          <w:sz w:val="28"/>
          <w:szCs w:val="28"/>
        </w:rPr>
        <w:t></w:t>
      </w:r>
      <w:r>
        <w:rPr>
          <w:rFonts w:ascii="Times New Roman" w:eastAsia="Times New Roman" w:hAnsi="Times New Roman" w:cs="Times New Roman"/>
          <w:sz w:val="28"/>
          <w:szCs w:val="28"/>
        </w:rPr>
        <w:t xml:space="preserve"> 5,01mg dans G1 et de 18,93 </w:t>
      </w:r>
      <w:r>
        <w:rPr>
          <w:rFonts w:ascii="Symbol" w:eastAsia="Symbol" w:hAnsi="Symbol" w:cs="Symbol"/>
          <w:sz w:val="28"/>
          <w:szCs w:val="28"/>
        </w:rPr>
        <w:t></w:t>
      </w:r>
      <w:r>
        <w:rPr>
          <w:rFonts w:ascii="Times New Roman" w:eastAsia="Times New Roman" w:hAnsi="Times New Roman" w:cs="Times New Roman"/>
          <w:sz w:val="28"/>
          <w:szCs w:val="28"/>
        </w:rPr>
        <w:t xml:space="preserve"> 6,28mg dans G2 (p=0,0974).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 remplissage fut faite chez 22 pat</w:t>
      </w:r>
      <w:r>
        <w:rPr>
          <w:rFonts w:ascii="Times New Roman" w:eastAsia="Times New Roman" w:hAnsi="Times New Roman" w:cs="Times New Roman"/>
          <w:sz w:val="28"/>
          <w:szCs w:val="28"/>
        </w:rPr>
        <w:t>ientes avec seulement du SSI (06 patientes soit 8% dans G1 et 18 patientes soit 24% dans G2), 01 patiente soit 1,3% dans chaque fut rempli que par du RL.</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 moyenne d’utilisation du SSI était de 937,33 </w:t>
      </w:r>
      <w:r>
        <w:rPr>
          <w:rFonts w:ascii="Symbol" w:eastAsia="Symbol" w:hAnsi="Symbol" w:cs="Symbol"/>
          <w:sz w:val="28"/>
          <w:szCs w:val="28"/>
        </w:rPr>
        <w:t></w:t>
      </w:r>
      <w:r>
        <w:rPr>
          <w:rFonts w:ascii="Times New Roman" w:eastAsia="Times New Roman" w:hAnsi="Times New Roman" w:cs="Times New Roman"/>
          <w:sz w:val="28"/>
          <w:szCs w:val="28"/>
        </w:rPr>
        <w:t xml:space="preserve"> 567,78 </w:t>
      </w:r>
      <w:proofErr w:type="gramStart"/>
      <w:r>
        <w:rPr>
          <w:rFonts w:ascii="Times New Roman" w:eastAsia="Times New Roman" w:hAnsi="Times New Roman" w:cs="Times New Roman"/>
          <w:sz w:val="28"/>
          <w:szCs w:val="28"/>
        </w:rPr>
        <w:t>litre</w:t>
      </w:r>
      <w:proofErr w:type="gramEnd"/>
      <w:r>
        <w:rPr>
          <w:rFonts w:ascii="Times New Roman" w:eastAsia="Times New Roman" w:hAnsi="Times New Roman" w:cs="Times New Roman"/>
          <w:sz w:val="28"/>
          <w:szCs w:val="28"/>
        </w:rPr>
        <w:t xml:space="preserve"> dans G1 et de 644,00 </w:t>
      </w:r>
      <w:r>
        <w:rPr>
          <w:rFonts w:ascii="Symbol" w:eastAsia="Symbol" w:hAnsi="Symbol" w:cs="Symbol"/>
          <w:sz w:val="28"/>
          <w:szCs w:val="28"/>
        </w:rPr>
        <w:t></w:t>
      </w:r>
      <w:r>
        <w:rPr>
          <w:rFonts w:ascii="Times New Roman" w:eastAsia="Times New Roman" w:hAnsi="Times New Roman" w:cs="Times New Roman"/>
          <w:sz w:val="28"/>
          <w:szCs w:val="28"/>
        </w:rPr>
        <w:t xml:space="preserve"> 270,75 litre dans G2 (p=&lt;0,0001)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 moyenne d’utilisation du RL était de 602,67 </w:t>
      </w:r>
      <w:r>
        <w:rPr>
          <w:rFonts w:ascii="Symbol" w:eastAsia="Symbol" w:hAnsi="Symbol" w:cs="Symbol"/>
          <w:sz w:val="28"/>
          <w:szCs w:val="28"/>
        </w:rPr>
        <w:t></w:t>
      </w:r>
      <w:r>
        <w:rPr>
          <w:rFonts w:ascii="Times New Roman" w:eastAsia="Times New Roman" w:hAnsi="Times New Roman" w:cs="Times New Roman"/>
          <w:sz w:val="28"/>
          <w:szCs w:val="28"/>
        </w:rPr>
        <w:t xml:space="preserve"> 569,49 </w:t>
      </w:r>
      <w:proofErr w:type="gramStart"/>
      <w:r>
        <w:rPr>
          <w:rFonts w:ascii="Times New Roman" w:eastAsia="Times New Roman" w:hAnsi="Times New Roman" w:cs="Times New Roman"/>
          <w:sz w:val="28"/>
          <w:szCs w:val="28"/>
        </w:rPr>
        <w:t>litre</w:t>
      </w:r>
      <w:proofErr w:type="gramEnd"/>
      <w:r>
        <w:rPr>
          <w:rFonts w:ascii="Times New Roman" w:eastAsia="Times New Roman" w:hAnsi="Times New Roman" w:cs="Times New Roman"/>
          <w:sz w:val="28"/>
          <w:szCs w:val="28"/>
        </w:rPr>
        <w:t xml:space="preserve"> dans G1 et de 453,33 </w:t>
      </w:r>
      <w:r>
        <w:rPr>
          <w:rFonts w:ascii="Symbol" w:eastAsia="Symbol" w:hAnsi="Symbol" w:cs="Symbol"/>
          <w:sz w:val="28"/>
          <w:szCs w:val="28"/>
        </w:rPr>
        <w:t></w:t>
      </w:r>
      <w:r>
        <w:rPr>
          <w:rFonts w:ascii="Times New Roman" w:eastAsia="Times New Roman" w:hAnsi="Times New Roman" w:cs="Times New Roman"/>
          <w:sz w:val="28"/>
          <w:szCs w:val="28"/>
        </w:rPr>
        <w:t xml:space="preserve"> 309,46 litre dans G2 (p=0,0478)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 fin d’intervention, nous notions : 01 patientes dans chaque groupe </w:t>
      </w:r>
      <w:proofErr w:type="gramStart"/>
      <w:r>
        <w:rPr>
          <w:rFonts w:ascii="Times New Roman" w:eastAsia="Times New Roman" w:hAnsi="Times New Roman" w:cs="Times New Roman"/>
          <w:sz w:val="28"/>
          <w:szCs w:val="28"/>
        </w:rPr>
        <w:t>n’avait</w:t>
      </w:r>
      <w:proofErr w:type="gramEnd"/>
      <w:r>
        <w:rPr>
          <w:rFonts w:ascii="Times New Roman" w:eastAsia="Times New Roman" w:hAnsi="Times New Roman" w:cs="Times New Roman"/>
          <w:sz w:val="28"/>
          <w:szCs w:val="28"/>
        </w:rPr>
        <w:t xml:space="preserve"> pas de bloc moteur, 01 p</w:t>
      </w:r>
      <w:r>
        <w:rPr>
          <w:rFonts w:ascii="Times New Roman" w:eastAsia="Times New Roman" w:hAnsi="Times New Roman" w:cs="Times New Roman"/>
          <w:sz w:val="28"/>
          <w:szCs w:val="28"/>
        </w:rPr>
        <w:t>atiente transfusée d’une poche de CGR de 400cc dans le G1.</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Pour l’APGAR des nouveau-nés, 02 nouveau-nés furent transférés en néonatologie après une réanimation dans G1et 05 nouveau-nés étaient mort-nés dans le G2. </w:t>
      </w:r>
    </w:p>
    <w:p w:rsidR="00107430" w:rsidRDefault="0025771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 durée moyenne de l’intervention était</w:t>
      </w:r>
      <w:r>
        <w:rPr>
          <w:rFonts w:ascii="Times New Roman" w:eastAsia="Times New Roman" w:hAnsi="Times New Roman" w:cs="Times New Roman"/>
          <w:sz w:val="28"/>
          <w:szCs w:val="28"/>
        </w:rPr>
        <w:t xml:space="preserve"> de 45,23</w:t>
      </w:r>
      <w:r>
        <w:rPr>
          <w:rFonts w:ascii="Symbol" w:eastAsia="Symbol" w:hAnsi="Symbol" w:cs="Symbol"/>
          <w:sz w:val="28"/>
          <w:szCs w:val="28"/>
        </w:rPr>
        <w:t></w:t>
      </w:r>
      <w:r>
        <w:rPr>
          <w:rFonts w:ascii="Times New Roman" w:eastAsia="Times New Roman" w:hAnsi="Times New Roman" w:cs="Times New Roman"/>
          <w:sz w:val="28"/>
          <w:szCs w:val="28"/>
        </w:rPr>
        <w:t>12,7minutes, avec dans G1 une moyenne 47</w:t>
      </w:r>
      <w:r>
        <w:rPr>
          <w:rFonts w:ascii="Symbol" w:eastAsia="Symbol" w:hAnsi="Symbol" w:cs="Symbol"/>
          <w:sz w:val="28"/>
          <w:szCs w:val="28"/>
        </w:rPr>
        <w:t></w:t>
      </w:r>
      <w:r>
        <w:rPr>
          <w:rFonts w:ascii="Times New Roman" w:eastAsia="Times New Roman" w:hAnsi="Times New Roman" w:cs="Times New Roman"/>
          <w:sz w:val="28"/>
          <w:szCs w:val="28"/>
        </w:rPr>
        <w:t xml:space="preserve">13minutes </w:t>
      </w:r>
      <w:proofErr w:type="gramStart"/>
      <w:r>
        <w:rPr>
          <w:rFonts w:ascii="Times New Roman" w:eastAsia="Times New Roman" w:hAnsi="Times New Roman" w:cs="Times New Roman"/>
          <w:sz w:val="28"/>
          <w:szCs w:val="28"/>
        </w:rPr>
        <w:t>et  dans</w:t>
      </w:r>
      <w:proofErr w:type="gramEnd"/>
      <w:r>
        <w:rPr>
          <w:rFonts w:ascii="Times New Roman" w:eastAsia="Times New Roman" w:hAnsi="Times New Roman" w:cs="Times New Roman"/>
          <w:sz w:val="28"/>
          <w:szCs w:val="28"/>
        </w:rPr>
        <w:t xml:space="preserve"> G2 44</w:t>
      </w:r>
      <w:r>
        <w:rPr>
          <w:rFonts w:ascii="Symbol" w:eastAsia="Symbol" w:hAnsi="Symbol" w:cs="Symbol"/>
          <w:sz w:val="28"/>
          <w:szCs w:val="28"/>
        </w:rPr>
        <w:t></w:t>
      </w:r>
      <w:r>
        <w:rPr>
          <w:rFonts w:ascii="Times New Roman" w:eastAsia="Times New Roman" w:hAnsi="Times New Roman" w:cs="Times New Roman"/>
          <w:sz w:val="28"/>
          <w:szCs w:val="28"/>
        </w:rPr>
        <w:t>12minutes. (</w:t>
      </w:r>
      <w:proofErr w:type="gramStart"/>
      <w:r>
        <w:rPr>
          <w:rFonts w:ascii="Times New Roman" w:eastAsia="Times New Roman" w:hAnsi="Times New Roman" w:cs="Times New Roman"/>
          <w:sz w:val="28"/>
          <w:szCs w:val="28"/>
        </w:rPr>
        <w:t>p</w:t>
      </w:r>
      <w:proofErr w:type="gramEnd"/>
      <w:r>
        <w:rPr>
          <w:rFonts w:ascii="Times New Roman" w:eastAsia="Times New Roman" w:hAnsi="Times New Roman" w:cs="Times New Roman"/>
          <w:sz w:val="28"/>
          <w:szCs w:val="28"/>
        </w:rPr>
        <w:t>=) </w:t>
      </w:r>
    </w:p>
    <w:p w:rsidR="00107430" w:rsidRDefault="00257716">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6292044" cy="2026463"/>
            <wp:effectExtent l="0" t="0" r="0" b="0"/>
            <wp:docPr id="29" name="image2.png" descr="../../../../../../../../Dropbox/Captures%20d'écran/Capture%20d'écran%202019-11-"/>
            <wp:cNvGraphicFramePr/>
            <a:graphic xmlns:a="http://schemas.openxmlformats.org/drawingml/2006/main">
              <a:graphicData uri="http://schemas.openxmlformats.org/drawingml/2006/picture">
                <pic:pic xmlns:pic="http://schemas.openxmlformats.org/drawingml/2006/picture">
                  <pic:nvPicPr>
                    <pic:cNvPr id="0" name="image2.png" descr="../../../../../../../../Dropbox/Captures%20d'écran/Capture%20d'écran%202019-11-"/>
                    <pic:cNvPicPr preferRelativeResize="0"/>
                  </pic:nvPicPr>
                  <pic:blipFill>
                    <a:blip r:embed="rId7"/>
                    <a:srcRect/>
                    <a:stretch>
                      <a:fillRect/>
                    </a:stretch>
                  </pic:blipFill>
                  <pic:spPr>
                    <a:xfrm>
                      <a:off x="0" y="0"/>
                      <a:ext cx="6292044" cy="2026463"/>
                    </a:xfrm>
                    <a:prstGeom prst="rect">
                      <a:avLst/>
                    </a:prstGeom>
                    <a:ln/>
                  </pic:spPr>
                </pic:pic>
              </a:graphicData>
            </a:graphic>
          </wp:inline>
        </w:drawing>
      </w:r>
    </w:p>
    <w:p w:rsidR="00107430" w:rsidRDefault="00257716">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Figure 2</w:t>
      </w:r>
      <w:r>
        <w:rPr>
          <w:rFonts w:ascii="Times New Roman" w:eastAsia="Times New Roman" w:hAnsi="Times New Roman" w:cs="Times New Roman"/>
          <w:sz w:val="28"/>
          <w:szCs w:val="28"/>
        </w:rPr>
        <w:t> : Durée de l’intervention en fonction de la dose de morphine utilisée</w:t>
      </w: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257716">
      <w:pPr>
        <w:numPr>
          <w:ilvl w:val="1"/>
          <w:numId w:val="12"/>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Effets antalgique comparés dans les deux groupes</w:t>
      </w:r>
    </w:p>
    <w:p w:rsidR="00107430" w:rsidRDefault="00257716">
      <w:pPr>
        <w:numPr>
          <w:ilvl w:val="2"/>
          <w:numId w:val="8"/>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EVA au repos et aux mouvements</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Les EVA au repos et aux mouvements de notre étude ont été reportées dans le tableau 4.</w:t>
      </w:r>
    </w:p>
    <w:p w:rsidR="00107430" w:rsidRDefault="00257716">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Tableau</w:t>
      </w:r>
      <w:r>
        <w:rPr>
          <w:rFonts w:ascii="Times New Roman" w:eastAsia="Times New Roman" w:hAnsi="Times New Roman" w:cs="Times New Roman"/>
          <w:sz w:val="28"/>
          <w:szCs w:val="28"/>
        </w:rPr>
        <w:t xml:space="preserve"> 4 : Comparaisons de l’échelle visuel analogique chez les patientes en fonction de la dose de morphine utilisée</w:t>
      </w:r>
    </w:p>
    <w:tbl>
      <w:tblPr>
        <w:tblStyle w:val="a2"/>
        <w:tblW w:w="9385"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6"/>
        <w:gridCol w:w="992"/>
        <w:gridCol w:w="2552"/>
        <w:gridCol w:w="2693"/>
        <w:gridCol w:w="992"/>
      </w:tblGrid>
      <w:tr w:rsidR="00107430">
        <w:trPr>
          <w:trHeight w:val="340"/>
        </w:trPr>
        <w:tc>
          <w:tcPr>
            <w:tcW w:w="3148" w:type="dxa"/>
            <w:gridSpan w:val="2"/>
            <w:vMerge w:val="restart"/>
          </w:tcPr>
          <w:p w:rsidR="00107430" w:rsidRDefault="00107430">
            <w:pPr>
              <w:spacing w:after="0"/>
              <w:jc w:val="both"/>
              <w:rPr>
                <w:rFonts w:ascii="Times New Roman" w:eastAsia="Times New Roman" w:hAnsi="Times New Roman" w:cs="Times New Roman"/>
                <w:sz w:val="28"/>
                <w:szCs w:val="28"/>
              </w:rPr>
            </w:pP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Echelle visuel analogique</w:t>
            </w:r>
          </w:p>
        </w:tc>
        <w:tc>
          <w:tcPr>
            <w:tcW w:w="5245" w:type="dxa"/>
            <w:gridSpan w:val="2"/>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Dose de la morphine</w:t>
            </w:r>
          </w:p>
        </w:tc>
        <w:tc>
          <w:tcPr>
            <w:tcW w:w="992" w:type="dxa"/>
            <w:vMerge w:val="restart"/>
          </w:tcPr>
          <w:p w:rsidR="00107430" w:rsidRDefault="00107430">
            <w:pPr>
              <w:spacing w:after="0"/>
              <w:jc w:val="both"/>
              <w:rPr>
                <w:rFonts w:ascii="Times New Roman" w:eastAsia="Times New Roman" w:hAnsi="Times New Roman" w:cs="Times New Roman"/>
                <w:sz w:val="28"/>
                <w:szCs w:val="28"/>
              </w:rPr>
            </w:pPr>
          </w:p>
          <w:p w:rsidR="00107430" w:rsidRDefault="00257716">
            <w:pPr>
              <w:spacing w:after="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p</w:t>
            </w:r>
            <w:proofErr w:type="gramEnd"/>
          </w:p>
        </w:tc>
      </w:tr>
      <w:tr w:rsidR="00107430">
        <w:trPr>
          <w:trHeight w:val="360"/>
        </w:trPr>
        <w:tc>
          <w:tcPr>
            <w:tcW w:w="3148" w:type="dxa"/>
            <w:gridSpan w:val="2"/>
            <w:vMerge/>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255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50 µ</w:t>
            </w:r>
            <w:proofErr w:type="spellStart"/>
            <w:proofErr w:type="gramStart"/>
            <w:r>
              <w:rPr>
                <w:rFonts w:ascii="Times New Roman" w:eastAsia="Times New Roman" w:hAnsi="Times New Roman" w:cs="Times New Roman"/>
                <w:sz w:val="28"/>
                <w:szCs w:val="28"/>
              </w:rPr>
              <w:t>g,moyenne</w:t>
            </w:r>
            <w:proofErr w:type="gramEnd"/>
            <w:r>
              <w:rPr>
                <w:rFonts w:ascii="Symbol" w:eastAsia="Symbol" w:hAnsi="Symbol" w:cs="Symbol"/>
                <w:sz w:val="28"/>
                <w:szCs w:val="28"/>
              </w:rPr>
              <w:t></w:t>
            </w:r>
            <w:r>
              <w:rPr>
                <w:rFonts w:ascii="Times New Roman" w:eastAsia="Times New Roman" w:hAnsi="Times New Roman" w:cs="Times New Roman"/>
                <w:sz w:val="28"/>
                <w:szCs w:val="28"/>
              </w:rPr>
              <w:t>ET</w:t>
            </w:r>
            <w:proofErr w:type="spellEnd"/>
          </w:p>
        </w:tc>
        <w:tc>
          <w:tcPr>
            <w:tcW w:w="2693"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100 µ</w:t>
            </w:r>
            <w:proofErr w:type="spellStart"/>
            <w:proofErr w:type="gramStart"/>
            <w:r>
              <w:rPr>
                <w:rFonts w:ascii="Times New Roman" w:eastAsia="Times New Roman" w:hAnsi="Times New Roman" w:cs="Times New Roman"/>
                <w:sz w:val="28"/>
                <w:szCs w:val="28"/>
              </w:rPr>
              <w:t>g,moyenne</w:t>
            </w:r>
            <w:proofErr w:type="gramEnd"/>
            <w:r>
              <w:rPr>
                <w:rFonts w:ascii="Symbol" w:eastAsia="Symbol" w:hAnsi="Symbol" w:cs="Symbol"/>
                <w:sz w:val="28"/>
                <w:szCs w:val="28"/>
              </w:rPr>
              <w:t></w:t>
            </w:r>
            <w:r>
              <w:rPr>
                <w:rFonts w:ascii="Times New Roman" w:eastAsia="Times New Roman" w:hAnsi="Times New Roman" w:cs="Times New Roman"/>
                <w:sz w:val="28"/>
                <w:szCs w:val="28"/>
              </w:rPr>
              <w:t>ET</w:t>
            </w:r>
            <w:proofErr w:type="spellEnd"/>
          </w:p>
        </w:tc>
        <w:tc>
          <w:tcPr>
            <w:tcW w:w="992" w:type="dxa"/>
            <w:vMerge/>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r>
      <w:tr w:rsidR="00107430">
        <w:trPr>
          <w:trHeight w:val="340"/>
        </w:trPr>
        <w:tc>
          <w:tcPr>
            <w:tcW w:w="2156" w:type="dxa"/>
            <w:vMerge w:val="restart"/>
          </w:tcPr>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Au repos</w:t>
            </w:r>
          </w:p>
        </w:tc>
        <w:tc>
          <w:tcPr>
            <w:tcW w:w="99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H0</w:t>
            </w:r>
          </w:p>
        </w:tc>
        <w:tc>
          <w:tcPr>
            <w:tcW w:w="255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1,00 </w:t>
            </w:r>
            <w:r>
              <w:rPr>
                <w:rFonts w:ascii="Symbol" w:eastAsia="Symbol" w:hAnsi="Symbol" w:cs="Symbol"/>
                <w:sz w:val="28"/>
                <w:szCs w:val="28"/>
              </w:rPr>
              <w:t></w:t>
            </w:r>
            <w:r>
              <w:rPr>
                <w:rFonts w:ascii="Times New Roman" w:eastAsia="Times New Roman" w:hAnsi="Times New Roman" w:cs="Times New Roman"/>
                <w:sz w:val="28"/>
                <w:szCs w:val="28"/>
              </w:rPr>
              <w:t>0,00</w:t>
            </w:r>
          </w:p>
        </w:tc>
        <w:tc>
          <w:tcPr>
            <w:tcW w:w="2693"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1,00 </w:t>
            </w:r>
            <w:r>
              <w:rPr>
                <w:rFonts w:ascii="Symbol" w:eastAsia="Symbol" w:hAnsi="Symbol" w:cs="Symbol"/>
                <w:sz w:val="28"/>
                <w:szCs w:val="28"/>
              </w:rPr>
              <w:t></w:t>
            </w:r>
            <w:r>
              <w:rPr>
                <w:rFonts w:ascii="Times New Roman" w:eastAsia="Times New Roman" w:hAnsi="Times New Roman" w:cs="Times New Roman"/>
                <w:sz w:val="28"/>
                <w:szCs w:val="28"/>
              </w:rPr>
              <w:t xml:space="preserve"> 0,00</w:t>
            </w:r>
          </w:p>
        </w:tc>
        <w:tc>
          <w:tcPr>
            <w:tcW w:w="99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107430">
        <w:trPr>
          <w:trHeight w:val="360"/>
        </w:trPr>
        <w:tc>
          <w:tcPr>
            <w:tcW w:w="2156" w:type="dxa"/>
            <w:vMerge/>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99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H2</w:t>
            </w:r>
          </w:p>
        </w:tc>
        <w:tc>
          <w:tcPr>
            <w:tcW w:w="255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1,01 </w:t>
            </w:r>
            <w:r>
              <w:rPr>
                <w:rFonts w:ascii="Symbol" w:eastAsia="Symbol" w:hAnsi="Symbol" w:cs="Symbol"/>
                <w:sz w:val="28"/>
                <w:szCs w:val="28"/>
              </w:rPr>
              <w:t></w:t>
            </w:r>
            <w:r>
              <w:rPr>
                <w:rFonts w:ascii="Times New Roman" w:eastAsia="Times New Roman" w:hAnsi="Times New Roman" w:cs="Times New Roman"/>
                <w:sz w:val="28"/>
                <w:szCs w:val="28"/>
              </w:rPr>
              <w:t>0,11</w:t>
            </w:r>
          </w:p>
        </w:tc>
        <w:tc>
          <w:tcPr>
            <w:tcW w:w="2693"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1,01 </w:t>
            </w:r>
            <w:r>
              <w:rPr>
                <w:rFonts w:ascii="Symbol" w:eastAsia="Symbol" w:hAnsi="Symbol" w:cs="Symbol"/>
                <w:sz w:val="28"/>
                <w:szCs w:val="28"/>
              </w:rPr>
              <w:t></w:t>
            </w:r>
            <w:r>
              <w:rPr>
                <w:rFonts w:ascii="Times New Roman" w:eastAsia="Times New Roman" w:hAnsi="Times New Roman" w:cs="Times New Roman"/>
                <w:sz w:val="28"/>
                <w:szCs w:val="28"/>
              </w:rPr>
              <w:t>0,11</w:t>
            </w:r>
          </w:p>
        </w:tc>
        <w:tc>
          <w:tcPr>
            <w:tcW w:w="99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107430">
        <w:trPr>
          <w:trHeight w:val="360"/>
        </w:trPr>
        <w:tc>
          <w:tcPr>
            <w:tcW w:w="2156" w:type="dxa"/>
            <w:vMerge/>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99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H4</w:t>
            </w:r>
          </w:p>
        </w:tc>
        <w:tc>
          <w:tcPr>
            <w:tcW w:w="255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1,01 </w:t>
            </w:r>
            <w:r>
              <w:rPr>
                <w:rFonts w:ascii="Symbol" w:eastAsia="Symbol" w:hAnsi="Symbol" w:cs="Symbol"/>
                <w:sz w:val="28"/>
                <w:szCs w:val="28"/>
              </w:rPr>
              <w:t></w:t>
            </w:r>
            <w:r>
              <w:rPr>
                <w:rFonts w:ascii="Times New Roman" w:eastAsia="Times New Roman" w:hAnsi="Times New Roman" w:cs="Times New Roman"/>
                <w:sz w:val="28"/>
                <w:szCs w:val="28"/>
              </w:rPr>
              <w:t>0,12</w:t>
            </w:r>
          </w:p>
        </w:tc>
        <w:tc>
          <w:tcPr>
            <w:tcW w:w="2693"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1,00 </w:t>
            </w:r>
            <w:r>
              <w:rPr>
                <w:rFonts w:ascii="Symbol" w:eastAsia="Symbol" w:hAnsi="Symbol" w:cs="Symbol"/>
                <w:sz w:val="28"/>
                <w:szCs w:val="28"/>
              </w:rPr>
              <w:t></w:t>
            </w:r>
            <w:r>
              <w:rPr>
                <w:rFonts w:ascii="Times New Roman" w:eastAsia="Times New Roman" w:hAnsi="Times New Roman" w:cs="Times New Roman"/>
                <w:sz w:val="28"/>
                <w:szCs w:val="28"/>
              </w:rPr>
              <w:t>0,00</w:t>
            </w:r>
          </w:p>
        </w:tc>
        <w:tc>
          <w:tcPr>
            <w:tcW w:w="99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0,3189</w:t>
            </w:r>
          </w:p>
        </w:tc>
      </w:tr>
      <w:tr w:rsidR="00107430">
        <w:trPr>
          <w:trHeight w:val="360"/>
        </w:trPr>
        <w:tc>
          <w:tcPr>
            <w:tcW w:w="2156" w:type="dxa"/>
            <w:vMerge/>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99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H6</w:t>
            </w:r>
          </w:p>
        </w:tc>
        <w:tc>
          <w:tcPr>
            <w:tcW w:w="255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1,01 </w:t>
            </w:r>
            <w:r>
              <w:rPr>
                <w:rFonts w:ascii="Symbol" w:eastAsia="Symbol" w:hAnsi="Symbol" w:cs="Symbol"/>
                <w:sz w:val="28"/>
                <w:szCs w:val="28"/>
              </w:rPr>
              <w:t></w:t>
            </w:r>
            <w:r>
              <w:rPr>
                <w:rFonts w:ascii="Times New Roman" w:eastAsia="Times New Roman" w:hAnsi="Times New Roman" w:cs="Times New Roman"/>
                <w:sz w:val="28"/>
                <w:szCs w:val="28"/>
              </w:rPr>
              <w:t>0,11</w:t>
            </w:r>
          </w:p>
        </w:tc>
        <w:tc>
          <w:tcPr>
            <w:tcW w:w="2693"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1,01 </w:t>
            </w:r>
            <w:r>
              <w:rPr>
                <w:rFonts w:ascii="Symbol" w:eastAsia="Symbol" w:hAnsi="Symbol" w:cs="Symbol"/>
                <w:sz w:val="28"/>
                <w:szCs w:val="28"/>
              </w:rPr>
              <w:t></w:t>
            </w:r>
            <w:r>
              <w:rPr>
                <w:rFonts w:ascii="Times New Roman" w:eastAsia="Times New Roman" w:hAnsi="Times New Roman" w:cs="Times New Roman"/>
                <w:sz w:val="28"/>
                <w:szCs w:val="28"/>
              </w:rPr>
              <w:t>0,11</w:t>
            </w:r>
          </w:p>
        </w:tc>
        <w:tc>
          <w:tcPr>
            <w:tcW w:w="99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107430">
        <w:trPr>
          <w:trHeight w:val="360"/>
        </w:trPr>
        <w:tc>
          <w:tcPr>
            <w:tcW w:w="2156" w:type="dxa"/>
            <w:vMerge/>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99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H8</w:t>
            </w:r>
          </w:p>
        </w:tc>
        <w:tc>
          <w:tcPr>
            <w:tcW w:w="255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1,03 </w:t>
            </w:r>
            <w:r>
              <w:rPr>
                <w:rFonts w:ascii="Symbol" w:eastAsia="Symbol" w:hAnsi="Symbol" w:cs="Symbol"/>
                <w:sz w:val="28"/>
                <w:szCs w:val="28"/>
              </w:rPr>
              <w:t></w:t>
            </w:r>
            <w:r>
              <w:rPr>
                <w:rFonts w:ascii="Times New Roman" w:eastAsia="Times New Roman" w:hAnsi="Times New Roman" w:cs="Times New Roman"/>
                <w:sz w:val="28"/>
                <w:szCs w:val="28"/>
              </w:rPr>
              <w:t>0,16</w:t>
            </w:r>
          </w:p>
        </w:tc>
        <w:tc>
          <w:tcPr>
            <w:tcW w:w="2693"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1,00 </w:t>
            </w:r>
            <w:r>
              <w:rPr>
                <w:rFonts w:ascii="Symbol" w:eastAsia="Symbol" w:hAnsi="Symbol" w:cs="Symbol"/>
                <w:sz w:val="28"/>
                <w:szCs w:val="28"/>
              </w:rPr>
              <w:t></w:t>
            </w:r>
            <w:r>
              <w:rPr>
                <w:rFonts w:ascii="Times New Roman" w:eastAsia="Times New Roman" w:hAnsi="Times New Roman" w:cs="Times New Roman"/>
                <w:sz w:val="28"/>
                <w:szCs w:val="28"/>
              </w:rPr>
              <w:t>0,00</w:t>
            </w:r>
          </w:p>
        </w:tc>
        <w:tc>
          <w:tcPr>
            <w:tcW w:w="99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0,1566</w:t>
            </w:r>
          </w:p>
        </w:tc>
      </w:tr>
      <w:tr w:rsidR="00107430">
        <w:trPr>
          <w:trHeight w:val="360"/>
        </w:trPr>
        <w:tc>
          <w:tcPr>
            <w:tcW w:w="2156" w:type="dxa"/>
            <w:vMerge/>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99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H12</w:t>
            </w:r>
          </w:p>
        </w:tc>
        <w:tc>
          <w:tcPr>
            <w:tcW w:w="255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1,03 </w:t>
            </w:r>
            <w:r>
              <w:rPr>
                <w:rFonts w:ascii="Symbol" w:eastAsia="Symbol" w:hAnsi="Symbol" w:cs="Symbol"/>
                <w:sz w:val="28"/>
                <w:szCs w:val="28"/>
              </w:rPr>
              <w:t></w:t>
            </w:r>
            <w:r>
              <w:rPr>
                <w:rFonts w:ascii="Times New Roman" w:eastAsia="Times New Roman" w:hAnsi="Times New Roman" w:cs="Times New Roman"/>
                <w:sz w:val="28"/>
                <w:szCs w:val="28"/>
              </w:rPr>
              <w:t>0,16</w:t>
            </w:r>
          </w:p>
        </w:tc>
        <w:tc>
          <w:tcPr>
            <w:tcW w:w="2693"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1,01 </w:t>
            </w:r>
            <w:r>
              <w:rPr>
                <w:rFonts w:ascii="Symbol" w:eastAsia="Symbol" w:hAnsi="Symbol" w:cs="Symbol"/>
                <w:sz w:val="28"/>
                <w:szCs w:val="28"/>
              </w:rPr>
              <w:t></w:t>
            </w:r>
            <w:r>
              <w:rPr>
                <w:rFonts w:ascii="Times New Roman" w:eastAsia="Times New Roman" w:hAnsi="Times New Roman" w:cs="Times New Roman"/>
                <w:sz w:val="28"/>
                <w:szCs w:val="28"/>
              </w:rPr>
              <w:t>0,12</w:t>
            </w:r>
          </w:p>
        </w:tc>
        <w:tc>
          <w:tcPr>
            <w:tcW w:w="99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0,5628</w:t>
            </w:r>
          </w:p>
        </w:tc>
      </w:tr>
      <w:tr w:rsidR="00107430">
        <w:trPr>
          <w:trHeight w:val="360"/>
        </w:trPr>
        <w:tc>
          <w:tcPr>
            <w:tcW w:w="2156" w:type="dxa"/>
            <w:vMerge/>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99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H24</w:t>
            </w:r>
          </w:p>
        </w:tc>
        <w:tc>
          <w:tcPr>
            <w:tcW w:w="255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1,04 </w:t>
            </w:r>
            <w:r>
              <w:rPr>
                <w:rFonts w:ascii="Symbol" w:eastAsia="Symbol" w:hAnsi="Symbol" w:cs="Symbol"/>
                <w:sz w:val="28"/>
                <w:szCs w:val="28"/>
              </w:rPr>
              <w:t></w:t>
            </w:r>
            <w:r>
              <w:rPr>
                <w:rFonts w:ascii="Times New Roman" w:eastAsia="Times New Roman" w:hAnsi="Times New Roman" w:cs="Times New Roman"/>
                <w:sz w:val="28"/>
                <w:szCs w:val="28"/>
              </w:rPr>
              <w:t>0,20</w:t>
            </w:r>
          </w:p>
        </w:tc>
        <w:tc>
          <w:tcPr>
            <w:tcW w:w="2693"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1,00 </w:t>
            </w:r>
            <w:r>
              <w:rPr>
                <w:rFonts w:ascii="Symbol" w:eastAsia="Symbol" w:hAnsi="Symbol" w:cs="Symbol"/>
                <w:sz w:val="28"/>
                <w:szCs w:val="28"/>
              </w:rPr>
              <w:t></w:t>
            </w:r>
            <w:r>
              <w:rPr>
                <w:rFonts w:ascii="Times New Roman" w:eastAsia="Times New Roman" w:hAnsi="Times New Roman" w:cs="Times New Roman"/>
                <w:sz w:val="28"/>
                <w:szCs w:val="28"/>
              </w:rPr>
              <w:t>0,00</w:t>
            </w:r>
          </w:p>
        </w:tc>
        <w:tc>
          <w:tcPr>
            <w:tcW w:w="99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0,0811</w:t>
            </w:r>
          </w:p>
        </w:tc>
      </w:tr>
      <w:tr w:rsidR="00107430">
        <w:trPr>
          <w:trHeight w:val="360"/>
        </w:trPr>
        <w:tc>
          <w:tcPr>
            <w:tcW w:w="2156" w:type="dxa"/>
            <w:vMerge/>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99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H36</w:t>
            </w:r>
          </w:p>
        </w:tc>
        <w:tc>
          <w:tcPr>
            <w:tcW w:w="255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1,03 </w:t>
            </w:r>
            <w:r>
              <w:rPr>
                <w:rFonts w:ascii="Symbol" w:eastAsia="Symbol" w:hAnsi="Symbol" w:cs="Symbol"/>
                <w:sz w:val="28"/>
                <w:szCs w:val="28"/>
              </w:rPr>
              <w:t></w:t>
            </w:r>
            <w:r>
              <w:rPr>
                <w:rFonts w:ascii="Times New Roman" w:eastAsia="Times New Roman" w:hAnsi="Times New Roman" w:cs="Times New Roman"/>
                <w:sz w:val="28"/>
                <w:szCs w:val="28"/>
              </w:rPr>
              <w:t>0,16</w:t>
            </w:r>
          </w:p>
        </w:tc>
        <w:tc>
          <w:tcPr>
            <w:tcW w:w="2693"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1,00 </w:t>
            </w:r>
            <w:r>
              <w:rPr>
                <w:rFonts w:ascii="Symbol" w:eastAsia="Symbol" w:hAnsi="Symbol" w:cs="Symbol"/>
                <w:sz w:val="28"/>
                <w:szCs w:val="28"/>
              </w:rPr>
              <w:t></w:t>
            </w:r>
            <w:r>
              <w:rPr>
                <w:rFonts w:ascii="Times New Roman" w:eastAsia="Times New Roman" w:hAnsi="Times New Roman" w:cs="Times New Roman"/>
                <w:sz w:val="28"/>
                <w:szCs w:val="28"/>
              </w:rPr>
              <w:t>0,00</w:t>
            </w:r>
          </w:p>
        </w:tc>
        <w:tc>
          <w:tcPr>
            <w:tcW w:w="99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0,1566</w:t>
            </w:r>
          </w:p>
        </w:tc>
      </w:tr>
      <w:tr w:rsidR="00107430">
        <w:trPr>
          <w:trHeight w:val="360"/>
        </w:trPr>
        <w:tc>
          <w:tcPr>
            <w:tcW w:w="2156" w:type="dxa"/>
            <w:vMerge/>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99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H48</w:t>
            </w:r>
          </w:p>
        </w:tc>
        <w:tc>
          <w:tcPr>
            <w:tcW w:w="255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1,03 </w:t>
            </w:r>
            <w:r>
              <w:rPr>
                <w:rFonts w:ascii="Symbol" w:eastAsia="Symbol" w:hAnsi="Symbol" w:cs="Symbol"/>
                <w:sz w:val="28"/>
                <w:szCs w:val="28"/>
              </w:rPr>
              <w:t></w:t>
            </w:r>
            <w:r>
              <w:rPr>
                <w:rFonts w:ascii="Times New Roman" w:eastAsia="Times New Roman" w:hAnsi="Times New Roman" w:cs="Times New Roman"/>
                <w:sz w:val="28"/>
                <w:szCs w:val="28"/>
              </w:rPr>
              <w:t>0,16</w:t>
            </w:r>
          </w:p>
        </w:tc>
        <w:tc>
          <w:tcPr>
            <w:tcW w:w="2693"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1,00 </w:t>
            </w:r>
            <w:r>
              <w:rPr>
                <w:rFonts w:ascii="Symbol" w:eastAsia="Symbol" w:hAnsi="Symbol" w:cs="Symbol"/>
                <w:sz w:val="28"/>
                <w:szCs w:val="28"/>
              </w:rPr>
              <w:t></w:t>
            </w:r>
            <w:r>
              <w:rPr>
                <w:rFonts w:ascii="Times New Roman" w:eastAsia="Times New Roman" w:hAnsi="Times New Roman" w:cs="Times New Roman"/>
                <w:sz w:val="28"/>
                <w:szCs w:val="28"/>
              </w:rPr>
              <w:t>0,00</w:t>
            </w:r>
          </w:p>
        </w:tc>
        <w:tc>
          <w:tcPr>
            <w:tcW w:w="99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0,1566</w:t>
            </w:r>
          </w:p>
        </w:tc>
      </w:tr>
      <w:tr w:rsidR="00107430">
        <w:trPr>
          <w:trHeight w:val="300"/>
        </w:trPr>
        <w:tc>
          <w:tcPr>
            <w:tcW w:w="2156" w:type="dxa"/>
            <w:vMerge w:val="restart"/>
          </w:tcPr>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Au mouvement</w:t>
            </w:r>
          </w:p>
        </w:tc>
        <w:tc>
          <w:tcPr>
            <w:tcW w:w="99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H0</w:t>
            </w:r>
          </w:p>
        </w:tc>
        <w:tc>
          <w:tcPr>
            <w:tcW w:w="255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1,00 </w:t>
            </w:r>
            <w:r>
              <w:rPr>
                <w:rFonts w:ascii="Symbol" w:eastAsia="Symbol" w:hAnsi="Symbol" w:cs="Symbol"/>
                <w:sz w:val="28"/>
                <w:szCs w:val="28"/>
              </w:rPr>
              <w:t></w:t>
            </w:r>
            <w:r>
              <w:rPr>
                <w:rFonts w:ascii="Times New Roman" w:eastAsia="Times New Roman" w:hAnsi="Times New Roman" w:cs="Times New Roman"/>
                <w:sz w:val="28"/>
                <w:szCs w:val="28"/>
              </w:rPr>
              <w:t>0,00</w:t>
            </w:r>
          </w:p>
        </w:tc>
        <w:tc>
          <w:tcPr>
            <w:tcW w:w="2693"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1,00 </w:t>
            </w:r>
            <w:r>
              <w:rPr>
                <w:rFonts w:ascii="Symbol" w:eastAsia="Symbol" w:hAnsi="Symbol" w:cs="Symbol"/>
                <w:sz w:val="28"/>
                <w:szCs w:val="28"/>
              </w:rPr>
              <w:t></w:t>
            </w:r>
            <w:r>
              <w:rPr>
                <w:rFonts w:ascii="Times New Roman" w:eastAsia="Times New Roman" w:hAnsi="Times New Roman" w:cs="Times New Roman"/>
                <w:sz w:val="28"/>
                <w:szCs w:val="28"/>
              </w:rPr>
              <w:t>0,00</w:t>
            </w:r>
          </w:p>
        </w:tc>
        <w:tc>
          <w:tcPr>
            <w:tcW w:w="99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107430">
        <w:trPr>
          <w:trHeight w:val="300"/>
        </w:trPr>
        <w:tc>
          <w:tcPr>
            <w:tcW w:w="2156" w:type="dxa"/>
            <w:vMerge/>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99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H2</w:t>
            </w:r>
          </w:p>
        </w:tc>
        <w:tc>
          <w:tcPr>
            <w:tcW w:w="255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1,03 </w:t>
            </w:r>
            <w:r>
              <w:rPr>
                <w:rFonts w:ascii="Symbol" w:eastAsia="Symbol" w:hAnsi="Symbol" w:cs="Symbol"/>
                <w:sz w:val="28"/>
                <w:szCs w:val="28"/>
              </w:rPr>
              <w:t></w:t>
            </w:r>
            <w:r>
              <w:rPr>
                <w:rFonts w:ascii="Times New Roman" w:eastAsia="Times New Roman" w:hAnsi="Times New Roman" w:cs="Times New Roman"/>
                <w:sz w:val="28"/>
                <w:szCs w:val="28"/>
              </w:rPr>
              <w:t>0,16</w:t>
            </w:r>
          </w:p>
        </w:tc>
        <w:tc>
          <w:tcPr>
            <w:tcW w:w="2693"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1,03 </w:t>
            </w:r>
            <w:r>
              <w:rPr>
                <w:rFonts w:ascii="Symbol" w:eastAsia="Symbol" w:hAnsi="Symbol" w:cs="Symbol"/>
                <w:sz w:val="28"/>
                <w:szCs w:val="28"/>
              </w:rPr>
              <w:t></w:t>
            </w:r>
            <w:r>
              <w:rPr>
                <w:rFonts w:ascii="Times New Roman" w:eastAsia="Times New Roman" w:hAnsi="Times New Roman" w:cs="Times New Roman"/>
                <w:sz w:val="28"/>
                <w:szCs w:val="28"/>
              </w:rPr>
              <w:t>0,16</w:t>
            </w:r>
          </w:p>
        </w:tc>
        <w:tc>
          <w:tcPr>
            <w:tcW w:w="99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107430">
        <w:trPr>
          <w:trHeight w:val="300"/>
        </w:trPr>
        <w:tc>
          <w:tcPr>
            <w:tcW w:w="2156" w:type="dxa"/>
            <w:vMerge/>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99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H4</w:t>
            </w:r>
          </w:p>
        </w:tc>
        <w:tc>
          <w:tcPr>
            <w:tcW w:w="255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1,01 </w:t>
            </w:r>
            <w:r>
              <w:rPr>
                <w:rFonts w:ascii="Symbol" w:eastAsia="Symbol" w:hAnsi="Symbol" w:cs="Symbol"/>
                <w:sz w:val="28"/>
                <w:szCs w:val="28"/>
              </w:rPr>
              <w:t></w:t>
            </w:r>
            <w:r>
              <w:rPr>
                <w:rFonts w:ascii="Times New Roman" w:eastAsia="Times New Roman" w:hAnsi="Times New Roman" w:cs="Times New Roman"/>
                <w:sz w:val="28"/>
                <w:szCs w:val="28"/>
              </w:rPr>
              <w:t>0,12</w:t>
            </w:r>
          </w:p>
        </w:tc>
        <w:tc>
          <w:tcPr>
            <w:tcW w:w="2693"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1,01 </w:t>
            </w:r>
            <w:r>
              <w:rPr>
                <w:rFonts w:ascii="Symbol" w:eastAsia="Symbol" w:hAnsi="Symbol" w:cs="Symbol"/>
                <w:sz w:val="28"/>
                <w:szCs w:val="28"/>
              </w:rPr>
              <w:t></w:t>
            </w:r>
            <w:r>
              <w:rPr>
                <w:rFonts w:ascii="Times New Roman" w:eastAsia="Times New Roman" w:hAnsi="Times New Roman" w:cs="Times New Roman"/>
                <w:sz w:val="28"/>
                <w:szCs w:val="28"/>
              </w:rPr>
              <w:t>0,12</w:t>
            </w:r>
          </w:p>
        </w:tc>
        <w:tc>
          <w:tcPr>
            <w:tcW w:w="99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107430">
        <w:trPr>
          <w:trHeight w:val="300"/>
        </w:trPr>
        <w:tc>
          <w:tcPr>
            <w:tcW w:w="2156" w:type="dxa"/>
            <w:vMerge/>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99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H6</w:t>
            </w:r>
          </w:p>
        </w:tc>
        <w:tc>
          <w:tcPr>
            <w:tcW w:w="255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1,01 </w:t>
            </w:r>
            <w:r>
              <w:rPr>
                <w:rFonts w:ascii="Symbol" w:eastAsia="Symbol" w:hAnsi="Symbol" w:cs="Symbol"/>
                <w:sz w:val="28"/>
                <w:szCs w:val="28"/>
              </w:rPr>
              <w:t></w:t>
            </w:r>
            <w:r>
              <w:rPr>
                <w:rFonts w:ascii="Times New Roman" w:eastAsia="Times New Roman" w:hAnsi="Times New Roman" w:cs="Times New Roman"/>
                <w:sz w:val="28"/>
                <w:szCs w:val="28"/>
              </w:rPr>
              <w:t>0,12</w:t>
            </w:r>
          </w:p>
        </w:tc>
        <w:tc>
          <w:tcPr>
            <w:tcW w:w="2693"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1,01 </w:t>
            </w:r>
            <w:r>
              <w:rPr>
                <w:rFonts w:ascii="Symbol" w:eastAsia="Symbol" w:hAnsi="Symbol" w:cs="Symbol"/>
                <w:sz w:val="28"/>
                <w:szCs w:val="28"/>
              </w:rPr>
              <w:t></w:t>
            </w:r>
            <w:r>
              <w:rPr>
                <w:rFonts w:ascii="Times New Roman" w:eastAsia="Times New Roman" w:hAnsi="Times New Roman" w:cs="Times New Roman"/>
                <w:sz w:val="28"/>
                <w:szCs w:val="28"/>
              </w:rPr>
              <w:t>0,12</w:t>
            </w:r>
          </w:p>
        </w:tc>
        <w:tc>
          <w:tcPr>
            <w:tcW w:w="99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107430">
        <w:trPr>
          <w:trHeight w:val="300"/>
        </w:trPr>
        <w:tc>
          <w:tcPr>
            <w:tcW w:w="2156" w:type="dxa"/>
            <w:vMerge/>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99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H8</w:t>
            </w:r>
          </w:p>
        </w:tc>
        <w:tc>
          <w:tcPr>
            <w:tcW w:w="255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1,04 </w:t>
            </w:r>
            <w:r>
              <w:rPr>
                <w:rFonts w:ascii="Symbol" w:eastAsia="Symbol" w:hAnsi="Symbol" w:cs="Symbol"/>
                <w:sz w:val="28"/>
                <w:szCs w:val="28"/>
              </w:rPr>
              <w:t></w:t>
            </w:r>
            <w:r>
              <w:rPr>
                <w:rFonts w:ascii="Times New Roman" w:eastAsia="Times New Roman" w:hAnsi="Times New Roman" w:cs="Times New Roman"/>
                <w:sz w:val="28"/>
                <w:szCs w:val="28"/>
              </w:rPr>
              <w:t>0,20</w:t>
            </w:r>
          </w:p>
        </w:tc>
        <w:tc>
          <w:tcPr>
            <w:tcW w:w="2693"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1,00 </w:t>
            </w:r>
            <w:r>
              <w:rPr>
                <w:rFonts w:ascii="Symbol" w:eastAsia="Symbol" w:hAnsi="Symbol" w:cs="Symbol"/>
                <w:sz w:val="28"/>
                <w:szCs w:val="28"/>
              </w:rPr>
              <w:t></w:t>
            </w:r>
            <w:r>
              <w:rPr>
                <w:rFonts w:ascii="Times New Roman" w:eastAsia="Times New Roman" w:hAnsi="Times New Roman" w:cs="Times New Roman"/>
                <w:sz w:val="28"/>
                <w:szCs w:val="28"/>
              </w:rPr>
              <w:t>0,00</w:t>
            </w:r>
          </w:p>
        </w:tc>
        <w:tc>
          <w:tcPr>
            <w:tcW w:w="99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0,0811</w:t>
            </w:r>
          </w:p>
        </w:tc>
      </w:tr>
      <w:tr w:rsidR="00107430">
        <w:trPr>
          <w:trHeight w:val="300"/>
        </w:trPr>
        <w:tc>
          <w:tcPr>
            <w:tcW w:w="2156" w:type="dxa"/>
            <w:vMerge/>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99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H12</w:t>
            </w:r>
          </w:p>
        </w:tc>
        <w:tc>
          <w:tcPr>
            <w:tcW w:w="255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1,03 </w:t>
            </w:r>
            <w:r>
              <w:rPr>
                <w:rFonts w:ascii="Symbol" w:eastAsia="Symbol" w:hAnsi="Symbol" w:cs="Symbol"/>
                <w:sz w:val="28"/>
                <w:szCs w:val="28"/>
              </w:rPr>
              <w:t></w:t>
            </w:r>
            <w:r>
              <w:rPr>
                <w:rFonts w:ascii="Times New Roman" w:eastAsia="Times New Roman" w:hAnsi="Times New Roman" w:cs="Times New Roman"/>
                <w:sz w:val="28"/>
                <w:szCs w:val="28"/>
              </w:rPr>
              <w:t>0,16</w:t>
            </w:r>
          </w:p>
        </w:tc>
        <w:tc>
          <w:tcPr>
            <w:tcW w:w="2693"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1,03 </w:t>
            </w:r>
            <w:r>
              <w:rPr>
                <w:rFonts w:ascii="Symbol" w:eastAsia="Symbol" w:hAnsi="Symbol" w:cs="Symbol"/>
                <w:sz w:val="28"/>
                <w:szCs w:val="28"/>
              </w:rPr>
              <w:t></w:t>
            </w:r>
            <w:r>
              <w:rPr>
                <w:rFonts w:ascii="Times New Roman" w:eastAsia="Times New Roman" w:hAnsi="Times New Roman" w:cs="Times New Roman"/>
                <w:sz w:val="28"/>
                <w:szCs w:val="28"/>
              </w:rPr>
              <w:t>0,16</w:t>
            </w:r>
          </w:p>
        </w:tc>
        <w:tc>
          <w:tcPr>
            <w:tcW w:w="99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107430">
        <w:trPr>
          <w:trHeight w:val="300"/>
        </w:trPr>
        <w:tc>
          <w:tcPr>
            <w:tcW w:w="2156" w:type="dxa"/>
            <w:vMerge/>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99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H24</w:t>
            </w:r>
          </w:p>
        </w:tc>
        <w:tc>
          <w:tcPr>
            <w:tcW w:w="255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1,04 </w:t>
            </w:r>
            <w:r>
              <w:rPr>
                <w:rFonts w:ascii="Symbol" w:eastAsia="Symbol" w:hAnsi="Symbol" w:cs="Symbol"/>
                <w:sz w:val="28"/>
                <w:szCs w:val="28"/>
              </w:rPr>
              <w:t></w:t>
            </w:r>
            <w:r>
              <w:rPr>
                <w:rFonts w:ascii="Times New Roman" w:eastAsia="Times New Roman" w:hAnsi="Times New Roman" w:cs="Times New Roman"/>
                <w:sz w:val="28"/>
                <w:szCs w:val="28"/>
              </w:rPr>
              <w:t>0,20</w:t>
            </w:r>
          </w:p>
        </w:tc>
        <w:tc>
          <w:tcPr>
            <w:tcW w:w="2693"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1,01 </w:t>
            </w:r>
            <w:r>
              <w:rPr>
                <w:rFonts w:ascii="Symbol" w:eastAsia="Symbol" w:hAnsi="Symbol" w:cs="Symbol"/>
                <w:sz w:val="28"/>
                <w:szCs w:val="28"/>
              </w:rPr>
              <w:t></w:t>
            </w:r>
            <w:r>
              <w:rPr>
                <w:rFonts w:ascii="Times New Roman" w:eastAsia="Times New Roman" w:hAnsi="Times New Roman" w:cs="Times New Roman"/>
                <w:sz w:val="28"/>
                <w:szCs w:val="28"/>
              </w:rPr>
              <w:t>0,12</w:t>
            </w:r>
          </w:p>
        </w:tc>
        <w:tc>
          <w:tcPr>
            <w:tcW w:w="99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0,314</w:t>
            </w:r>
          </w:p>
        </w:tc>
      </w:tr>
      <w:tr w:rsidR="00107430">
        <w:trPr>
          <w:trHeight w:val="300"/>
        </w:trPr>
        <w:tc>
          <w:tcPr>
            <w:tcW w:w="2156" w:type="dxa"/>
            <w:vMerge/>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99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H36</w:t>
            </w:r>
          </w:p>
        </w:tc>
        <w:tc>
          <w:tcPr>
            <w:tcW w:w="255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1,04 </w:t>
            </w:r>
            <w:r>
              <w:rPr>
                <w:rFonts w:ascii="Symbol" w:eastAsia="Symbol" w:hAnsi="Symbol" w:cs="Symbol"/>
                <w:sz w:val="28"/>
                <w:szCs w:val="28"/>
              </w:rPr>
              <w:t></w:t>
            </w:r>
            <w:r>
              <w:rPr>
                <w:rFonts w:ascii="Times New Roman" w:eastAsia="Times New Roman" w:hAnsi="Times New Roman" w:cs="Times New Roman"/>
                <w:sz w:val="28"/>
                <w:szCs w:val="28"/>
              </w:rPr>
              <w:t>0,20</w:t>
            </w:r>
          </w:p>
        </w:tc>
        <w:tc>
          <w:tcPr>
            <w:tcW w:w="2693"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1,00 </w:t>
            </w:r>
            <w:r>
              <w:rPr>
                <w:rFonts w:ascii="Symbol" w:eastAsia="Symbol" w:hAnsi="Symbol" w:cs="Symbol"/>
                <w:sz w:val="28"/>
                <w:szCs w:val="28"/>
              </w:rPr>
              <w:t></w:t>
            </w:r>
            <w:r>
              <w:rPr>
                <w:rFonts w:ascii="Times New Roman" w:eastAsia="Times New Roman" w:hAnsi="Times New Roman" w:cs="Times New Roman"/>
                <w:sz w:val="28"/>
                <w:szCs w:val="28"/>
              </w:rPr>
              <w:t>0,00</w:t>
            </w:r>
          </w:p>
        </w:tc>
        <w:tc>
          <w:tcPr>
            <w:tcW w:w="99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0,0811</w:t>
            </w:r>
          </w:p>
        </w:tc>
      </w:tr>
      <w:tr w:rsidR="00107430">
        <w:trPr>
          <w:trHeight w:val="300"/>
        </w:trPr>
        <w:tc>
          <w:tcPr>
            <w:tcW w:w="2156" w:type="dxa"/>
            <w:vMerge/>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99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H48</w:t>
            </w:r>
          </w:p>
        </w:tc>
        <w:tc>
          <w:tcPr>
            <w:tcW w:w="255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1,04 </w:t>
            </w:r>
            <w:r>
              <w:rPr>
                <w:rFonts w:ascii="Symbol" w:eastAsia="Symbol" w:hAnsi="Symbol" w:cs="Symbol"/>
                <w:sz w:val="28"/>
                <w:szCs w:val="28"/>
              </w:rPr>
              <w:t></w:t>
            </w:r>
            <w:r>
              <w:rPr>
                <w:rFonts w:ascii="Times New Roman" w:eastAsia="Times New Roman" w:hAnsi="Times New Roman" w:cs="Times New Roman"/>
                <w:sz w:val="28"/>
                <w:szCs w:val="28"/>
              </w:rPr>
              <w:t>0,20</w:t>
            </w:r>
          </w:p>
        </w:tc>
        <w:tc>
          <w:tcPr>
            <w:tcW w:w="2693"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1,00 </w:t>
            </w:r>
            <w:r>
              <w:rPr>
                <w:rFonts w:ascii="Symbol" w:eastAsia="Symbol" w:hAnsi="Symbol" w:cs="Symbol"/>
                <w:sz w:val="28"/>
                <w:szCs w:val="28"/>
              </w:rPr>
              <w:t></w:t>
            </w:r>
            <w:r>
              <w:rPr>
                <w:rFonts w:ascii="Times New Roman" w:eastAsia="Times New Roman" w:hAnsi="Times New Roman" w:cs="Times New Roman"/>
                <w:sz w:val="28"/>
                <w:szCs w:val="28"/>
              </w:rPr>
              <w:t>0,00</w:t>
            </w:r>
          </w:p>
        </w:tc>
        <w:tc>
          <w:tcPr>
            <w:tcW w:w="992" w:type="dxa"/>
          </w:tcPr>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0,0811</w:t>
            </w:r>
          </w:p>
        </w:tc>
      </w:tr>
    </w:tbl>
    <w:p w:rsidR="00107430" w:rsidRDefault="00107430">
      <w:pPr>
        <w:spacing w:after="0"/>
        <w:ind w:left="36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257716">
      <w:pPr>
        <w:numPr>
          <w:ilvl w:val="2"/>
          <w:numId w:val="8"/>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Moyen de l’EVA</w:t>
      </w:r>
    </w:p>
    <w:p w:rsidR="00107430" w:rsidRDefault="00257716">
      <w:pPr>
        <w:spacing w:after="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Douleur ressenti</w:t>
      </w:r>
      <w:proofErr w:type="gramEnd"/>
      <w:r>
        <w:rPr>
          <w:rFonts w:ascii="Times New Roman" w:eastAsia="Times New Roman" w:hAnsi="Times New Roman" w:cs="Times New Roman"/>
          <w:sz w:val="28"/>
          <w:szCs w:val="28"/>
        </w:rPr>
        <w:t xml:space="preserve"> au repos et aux mouvements durant les 48heures</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Le score moyen de la douleur au repos était 3,05 </w:t>
      </w:r>
      <w:r>
        <w:rPr>
          <w:rFonts w:ascii="Symbol" w:eastAsia="Symbol" w:hAnsi="Symbol" w:cs="Symbol"/>
          <w:sz w:val="28"/>
          <w:szCs w:val="28"/>
        </w:rPr>
        <w:t></w:t>
      </w:r>
      <w:r>
        <w:rPr>
          <w:rFonts w:ascii="Times New Roman" w:eastAsia="Times New Roman" w:hAnsi="Times New Roman" w:cs="Times New Roman"/>
          <w:sz w:val="28"/>
          <w:szCs w:val="28"/>
        </w:rPr>
        <w:t xml:space="preserve"> 0,23 dans G1 et de 3,00 </w:t>
      </w:r>
      <w:r>
        <w:rPr>
          <w:rFonts w:ascii="Symbol" w:eastAsia="Symbol" w:hAnsi="Symbol" w:cs="Symbol"/>
          <w:sz w:val="28"/>
          <w:szCs w:val="28"/>
        </w:rPr>
        <w:t></w:t>
      </w:r>
      <w:r>
        <w:rPr>
          <w:rFonts w:ascii="Times New Roman" w:eastAsia="Times New Roman" w:hAnsi="Times New Roman" w:cs="Times New Roman"/>
          <w:sz w:val="28"/>
          <w:szCs w:val="28"/>
        </w:rPr>
        <w:t xml:space="preserve"> 0,00 dans G2, (p= 0,0429).</w:t>
      </w:r>
    </w:p>
    <w:p w:rsidR="00107430" w:rsidRDefault="0025771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Le score moyen de la douleur aux mouvements </w:t>
      </w:r>
      <w:proofErr w:type="spellStart"/>
      <w:r>
        <w:rPr>
          <w:rFonts w:ascii="Times New Roman" w:eastAsia="Times New Roman" w:hAnsi="Times New Roman" w:cs="Times New Roman"/>
          <w:sz w:val="28"/>
          <w:szCs w:val="28"/>
        </w:rPr>
        <w:t>étaitde</w:t>
      </w:r>
      <w:proofErr w:type="spellEnd"/>
      <w:r>
        <w:rPr>
          <w:rFonts w:ascii="Times New Roman" w:eastAsia="Times New Roman" w:hAnsi="Times New Roman" w:cs="Times New Roman"/>
          <w:sz w:val="28"/>
          <w:szCs w:val="28"/>
        </w:rPr>
        <w:t xml:space="preserve"> 3,05 </w:t>
      </w:r>
      <w:r>
        <w:rPr>
          <w:rFonts w:ascii="Symbol" w:eastAsia="Symbol" w:hAnsi="Symbol" w:cs="Symbol"/>
          <w:sz w:val="28"/>
          <w:szCs w:val="28"/>
        </w:rPr>
        <w:t></w:t>
      </w:r>
      <w:r>
        <w:rPr>
          <w:rFonts w:ascii="Times New Roman" w:eastAsia="Times New Roman" w:hAnsi="Times New Roman" w:cs="Times New Roman"/>
          <w:sz w:val="28"/>
          <w:szCs w:val="28"/>
        </w:rPr>
        <w:t xml:space="preserve"> 0,23 dans G1 </w:t>
      </w:r>
      <w:proofErr w:type="gramStart"/>
      <w:r>
        <w:rPr>
          <w:rFonts w:ascii="Times New Roman" w:eastAsia="Times New Roman" w:hAnsi="Times New Roman" w:cs="Times New Roman"/>
          <w:sz w:val="28"/>
          <w:szCs w:val="28"/>
        </w:rPr>
        <w:t>et  de</w:t>
      </w:r>
      <w:proofErr w:type="gramEnd"/>
      <w:r>
        <w:rPr>
          <w:rFonts w:ascii="Times New Roman" w:eastAsia="Times New Roman" w:hAnsi="Times New Roman" w:cs="Times New Roman"/>
          <w:sz w:val="28"/>
          <w:szCs w:val="28"/>
        </w:rPr>
        <w:t xml:space="preserve">3,00 </w:t>
      </w:r>
      <w:r>
        <w:rPr>
          <w:rFonts w:ascii="Symbol" w:eastAsia="Symbol" w:hAnsi="Symbol" w:cs="Symbol"/>
          <w:sz w:val="28"/>
          <w:szCs w:val="28"/>
        </w:rPr>
        <w:t></w:t>
      </w:r>
      <w:r>
        <w:rPr>
          <w:rFonts w:ascii="Times New Roman" w:eastAsia="Times New Roman" w:hAnsi="Times New Roman" w:cs="Times New Roman"/>
          <w:sz w:val="28"/>
          <w:szCs w:val="28"/>
        </w:rPr>
        <w:t xml:space="preserve"> 0,00dans G2, (p=0,0429).</w:t>
      </w:r>
    </w:p>
    <w:p w:rsidR="00107430" w:rsidRDefault="00107430">
      <w:pPr>
        <w:spacing w:after="0"/>
        <w:jc w:val="both"/>
        <w:rPr>
          <w:rFonts w:ascii="Times New Roman" w:eastAsia="Times New Roman" w:hAnsi="Times New Roman" w:cs="Times New Roman"/>
          <w:sz w:val="28"/>
          <w:szCs w:val="28"/>
        </w:rPr>
      </w:pPr>
    </w:p>
    <w:p w:rsidR="00107430" w:rsidRDefault="00257716">
      <w:pPr>
        <w:numPr>
          <w:ilvl w:val="2"/>
          <w:numId w:val="8"/>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La levée de l’anesthésie</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En </w:t>
      </w:r>
      <w:proofErr w:type="spellStart"/>
      <w:r>
        <w:rPr>
          <w:rFonts w:ascii="Times New Roman" w:eastAsia="Times New Roman" w:hAnsi="Times New Roman" w:cs="Times New Roman"/>
          <w:sz w:val="28"/>
          <w:szCs w:val="28"/>
        </w:rPr>
        <w:t>postopératoir</w:t>
      </w:r>
      <w:r>
        <w:rPr>
          <w:rFonts w:ascii="Times New Roman" w:eastAsia="Times New Roman" w:hAnsi="Times New Roman" w:cs="Times New Roman"/>
          <w:sz w:val="28"/>
          <w:szCs w:val="28"/>
        </w:rPr>
        <w:t>e</w:t>
      </w:r>
      <w:proofErr w:type="spellEnd"/>
      <w:r>
        <w:rPr>
          <w:rFonts w:ascii="Times New Roman" w:eastAsia="Times New Roman" w:hAnsi="Times New Roman" w:cs="Times New Roman"/>
          <w:sz w:val="28"/>
          <w:szCs w:val="28"/>
        </w:rPr>
        <w:t xml:space="preserve"> à H4, les blocs sensitifs et moteurs de toutes les patientes étaient levés.</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Tableau</w:t>
      </w:r>
      <w:r>
        <w:rPr>
          <w:rFonts w:ascii="Times New Roman" w:eastAsia="Times New Roman" w:hAnsi="Times New Roman" w:cs="Times New Roman"/>
          <w:sz w:val="28"/>
          <w:szCs w:val="28"/>
        </w:rPr>
        <w:t xml:space="preserve"> 5 : le lever des blocs moteurs et sensitifs en fonction de la dose de morphine</w:t>
      </w:r>
    </w:p>
    <w:tbl>
      <w:tblPr>
        <w:tblStyle w:val="a3"/>
        <w:tblW w:w="9638" w:type="dxa"/>
        <w:tblInd w:w="-4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
        <w:gridCol w:w="1626"/>
        <w:gridCol w:w="1492"/>
        <w:gridCol w:w="1276"/>
        <w:gridCol w:w="1559"/>
        <w:gridCol w:w="1418"/>
        <w:gridCol w:w="1275"/>
      </w:tblGrid>
      <w:tr w:rsidR="00107430">
        <w:trPr>
          <w:trHeight w:val="300"/>
        </w:trPr>
        <w:tc>
          <w:tcPr>
            <w:tcW w:w="993" w:type="dxa"/>
            <w:shd w:val="clear" w:color="auto" w:fill="DCE6F1"/>
            <w:vAlign w:val="bottom"/>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Heure</w:t>
            </w:r>
          </w:p>
        </w:tc>
        <w:tc>
          <w:tcPr>
            <w:tcW w:w="3118" w:type="dxa"/>
            <w:gridSpan w:val="2"/>
            <w:shd w:val="clear" w:color="auto" w:fill="DCE6F1"/>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Sensitif</w:t>
            </w:r>
          </w:p>
        </w:tc>
        <w:tc>
          <w:tcPr>
            <w:tcW w:w="1276" w:type="dxa"/>
            <w:shd w:val="clear" w:color="auto" w:fill="DCE6F1"/>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w:t>
            </w:r>
          </w:p>
        </w:tc>
        <w:tc>
          <w:tcPr>
            <w:tcW w:w="2977" w:type="dxa"/>
            <w:gridSpan w:val="2"/>
            <w:shd w:val="clear" w:color="auto" w:fill="DCE6F1"/>
          </w:tcPr>
          <w:p w:rsidR="00107430" w:rsidRDefault="00257716">
            <w:pPr>
              <w:spacing w:after="0" w:line="240" w:lineRule="auto"/>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moteur</w:t>
            </w:r>
            <w:proofErr w:type="gramEnd"/>
          </w:p>
        </w:tc>
        <w:tc>
          <w:tcPr>
            <w:tcW w:w="1275" w:type="dxa"/>
            <w:shd w:val="clear" w:color="auto" w:fill="DCE6F1"/>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w:t>
            </w:r>
          </w:p>
        </w:tc>
      </w:tr>
      <w:tr w:rsidR="00107430">
        <w:trPr>
          <w:trHeight w:val="120"/>
        </w:trPr>
        <w:tc>
          <w:tcPr>
            <w:tcW w:w="993" w:type="dxa"/>
            <w:shd w:val="clear" w:color="auto" w:fill="auto"/>
            <w:vAlign w:val="bottom"/>
          </w:tcPr>
          <w:p w:rsidR="00107430" w:rsidRDefault="00107430">
            <w:pPr>
              <w:spacing w:after="0" w:line="240" w:lineRule="auto"/>
              <w:jc w:val="both"/>
              <w:rPr>
                <w:rFonts w:ascii="Times New Roman" w:eastAsia="Times New Roman" w:hAnsi="Times New Roman" w:cs="Times New Roman"/>
                <w:sz w:val="28"/>
                <w:szCs w:val="28"/>
              </w:rPr>
            </w:pPr>
          </w:p>
        </w:tc>
        <w:tc>
          <w:tcPr>
            <w:tcW w:w="1626" w:type="dxa"/>
            <w:shd w:val="clear" w:color="auto" w:fill="auto"/>
            <w:vAlign w:val="bottom"/>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100 µg</w:t>
            </w:r>
          </w:p>
        </w:tc>
        <w:tc>
          <w:tcPr>
            <w:tcW w:w="1492" w:type="dxa"/>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50 µg</w:t>
            </w:r>
          </w:p>
        </w:tc>
        <w:tc>
          <w:tcPr>
            <w:tcW w:w="1276" w:type="dxa"/>
          </w:tcPr>
          <w:p w:rsidR="00107430" w:rsidRDefault="00107430">
            <w:pPr>
              <w:spacing w:after="0" w:line="240" w:lineRule="auto"/>
              <w:jc w:val="both"/>
              <w:rPr>
                <w:rFonts w:ascii="Times New Roman" w:eastAsia="Times New Roman" w:hAnsi="Times New Roman" w:cs="Times New Roman"/>
                <w:sz w:val="28"/>
                <w:szCs w:val="28"/>
              </w:rPr>
            </w:pPr>
          </w:p>
        </w:tc>
        <w:tc>
          <w:tcPr>
            <w:tcW w:w="1559" w:type="dxa"/>
            <w:shd w:val="clear" w:color="auto" w:fill="auto"/>
            <w:vAlign w:val="bottom"/>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100 µg</w:t>
            </w:r>
          </w:p>
        </w:tc>
        <w:tc>
          <w:tcPr>
            <w:tcW w:w="1418" w:type="dxa"/>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50 µg</w:t>
            </w:r>
          </w:p>
        </w:tc>
        <w:tc>
          <w:tcPr>
            <w:tcW w:w="1275" w:type="dxa"/>
          </w:tcPr>
          <w:p w:rsidR="00107430" w:rsidRDefault="00107430">
            <w:pPr>
              <w:spacing w:after="0" w:line="240" w:lineRule="auto"/>
              <w:jc w:val="both"/>
              <w:rPr>
                <w:rFonts w:ascii="Times New Roman" w:eastAsia="Times New Roman" w:hAnsi="Times New Roman" w:cs="Times New Roman"/>
                <w:sz w:val="28"/>
                <w:szCs w:val="28"/>
              </w:rPr>
            </w:pPr>
          </w:p>
        </w:tc>
      </w:tr>
      <w:tr w:rsidR="00107430">
        <w:trPr>
          <w:trHeight w:val="300"/>
        </w:trPr>
        <w:tc>
          <w:tcPr>
            <w:tcW w:w="993" w:type="dxa"/>
            <w:shd w:val="clear" w:color="auto" w:fill="auto"/>
            <w:vAlign w:val="bottom"/>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626" w:type="dxa"/>
            <w:shd w:val="clear" w:color="auto" w:fill="auto"/>
            <w:vAlign w:val="bottom"/>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1(1,3)</w:t>
            </w:r>
          </w:p>
        </w:tc>
        <w:tc>
          <w:tcPr>
            <w:tcW w:w="1492" w:type="dxa"/>
            <w:vAlign w:val="bottom"/>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1(1,3)</w:t>
            </w:r>
          </w:p>
        </w:tc>
        <w:tc>
          <w:tcPr>
            <w:tcW w:w="1276" w:type="dxa"/>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559" w:type="dxa"/>
            <w:shd w:val="clear" w:color="auto" w:fill="auto"/>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1(1,3)</w:t>
            </w:r>
          </w:p>
        </w:tc>
        <w:tc>
          <w:tcPr>
            <w:tcW w:w="1418" w:type="dxa"/>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1(1,3)</w:t>
            </w:r>
          </w:p>
        </w:tc>
        <w:tc>
          <w:tcPr>
            <w:tcW w:w="1275" w:type="dxa"/>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107430">
        <w:trPr>
          <w:trHeight w:val="300"/>
        </w:trPr>
        <w:tc>
          <w:tcPr>
            <w:tcW w:w="993" w:type="dxa"/>
            <w:shd w:val="clear" w:color="auto" w:fill="auto"/>
            <w:vAlign w:val="bottom"/>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626" w:type="dxa"/>
            <w:shd w:val="clear" w:color="auto" w:fill="auto"/>
            <w:vAlign w:val="bottom"/>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27(36)</w:t>
            </w:r>
          </w:p>
        </w:tc>
        <w:tc>
          <w:tcPr>
            <w:tcW w:w="1492" w:type="dxa"/>
            <w:vAlign w:val="bottom"/>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52(69,33)</w:t>
            </w:r>
          </w:p>
        </w:tc>
        <w:tc>
          <w:tcPr>
            <w:tcW w:w="1276" w:type="dxa"/>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0,000043</w:t>
            </w:r>
          </w:p>
        </w:tc>
        <w:tc>
          <w:tcPr>
            <w:tcW w:w="1559" w:type="dxa"/>
            <w:shd w:val="clear" w:color="auto" w:fill="auto"/>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29(38,66)</w:t>
            </w:r>
          </w:p>
        </w:tc>
        <w:tc>
          <w:tcPr>
            <w:tcW w:w="1418" w:type="dxa"/>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53(70,66)</w:t>
            </w:r>
          </w:p>
        </w:tc>
        <w:tc>
          <w:tcPr>
            <w:tcW w:w="1275" w:type="dxa"/>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0,000083</w:t>
            </w:r>
          </w:p>
        </w:tc>
      </w:tr>
      <w:tr w:rsidR="00107430">
        <w:trPr>
          <w:trHeight w:val="300"/>
        </w:trPr>
        <w:tc>
          <w:tcPr>
            <w:tcW w:w="993" w:type="dxa"/>
            <w:shd w:val="clear" w:color="auto" w:fill="auto"/>
            <w:vAlign w:val="bottom"/>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626" w:type="dxa"/>
            <w:shd w:val="clear" w:color="auto" w:fill="auto"/>
            <w:vAlign w:val="bottom"/>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47(62,66)</w:t>
            </w:r>
          </w:p>
        </w:tc>
        <w:tc>
          <w:tcPr>
            <w:tcW w:w="1492" w:type="dxa"/>
            <w:vAlign w:val="bottom"/>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22(29,33)</w:t>
            </w:r>
          </w:p>
        </w:tc>
        <w:tc>
          <w:tcPr>
            <w:tcW w:w="1276" w:type="dxa"/>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0,000042</w:t>
            </w:r>
          </w:p>
        </w:tc>
        <w:tc>
          <w:tcPr>
            <w:tcW w:w="1559" w:type="dxa"/>
            <w:shd w:val="clear" w:color="auto" w:fill="auto"/>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45(60)</w:t>
            </w:r>
          </w:p>
        </w:tc>
        <w:tc>
          <w:tcPr>
            <w:tcW w:w="1418" w:type="dxa"/>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21(28)</w:t>
            </w:r>
          </w:p>
        </w:tc>
        <w:tc>
          <w:tcPr>
            <w:tcW w:w="1275" w:type="dxa"/>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0,000079</w:t>
            </w:r>
          </w:p>
        </w:tc>
      </w:tr>
      <w:tr w:rsidR="00107430">
        <w:trPr>
          <w:trHeight w:val="300"/>
        </w:trPr>
        <w:tc>
          <w:tcPr>
            <w:tcW w:w="993" w:type="dxa"/>
            <w:shd w:val="clear" w:color="auto" w:fill="auto"/>
            <w:vAlign w:val="bottom"/>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6-48</w:t>
            </w:r>
          </w:p>
        </w:tc>
        <w:tc>
          <w:tcPr>
            <w:tcW w:w="1626" w:type="dxa"/>
            <w:shd w:val="clear" w:color="auto" w:fill="auto"/>
            <w:vAlign w:val="bottom"/>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0(0)</w:t>
            </w:r>
          </w:p>
        </w:tc>
        <w:tc>
          <w:tcPr>
            <w:tcW w:w="1492" w:type="dxa"/>
            <w:vAlign w:val="bottom"/>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0(0)</w:t>
            </w:r>
          </w:p>
        </w:tc>
        <w:tc>
          <w:tcPr>
            <w:tcW w:w="1276" w:type="dxa"/>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559" w:type="dxa"/>
            <w:shd w:val="clear" w:color="auto" w:fill="auto"/>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0(0)</w:t>
            </w:r>
          </w:p>
        </w:tc>
        <w:tc>
          <w:tcPr>
            <w:tcW w:w="1418" w:type="dxa"/>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0(0)</w:t>
            </w:r>
          </w:p>
        </w:tc>
        <w:tc>
          <w:tcPr>
            <w:tcW w:w="1275" w:type="dxa"/>
          </w:tcPr>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bl>
    <w:p w:rsidR="00107430" w:rsidRDefault="00107430">
      <w:pPr>
        <w:spacing w:after="0"/>
        <w:jc w:val="both"/>
        <w:rPr>
          <w:rFonts w:ascii="Times New Roman" w:eastAsia="Times New Roman" w:hAnsi="Times New Roman" w:cs="Times New Roman"/>
          <w:sz w:val="28"/>
          <w:szCs w:val="28"/>
        </w:rPr>
      </w:pPr>
    </w:p>
    <w:p w:rsidR="00107430" w:rsidRDefault="00257716">
      <w:pPr>
        <w:numPr>
          <w:ilvl w:val="2"/>
          <w:numId w:val="8"/>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Les satisfactions</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Le  degré</w:t>
      </w:r>
      <w:proofErr w:type="gramEnd"/>
      <w:r>
        <w:rPr>
          <w:rFonts w:ascii="Times New Roman" w:eastAsia="Times New Roman" w:hAnsi="Times New Roman" w:cs="Times New Roman"/>
          <w:sz w:val="28"/>
          <w:szCs w:val="28"/>
        </w:rPr>
        <w:t xml:space="preserve">  moyen  de satisfaction pendant les heures de contrôle  était  de   regroupé dans le tableau 6. </w:t>
      </w:r>
    </w:p>
    <w:p w:rsidR="00107430" w:rsidRDefault="00257716">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Tableau 6</w:t>
      </w:r>
      <w:r>
        <w:rPr>
          <w:rFonts w:ascii="Times New Roman" w:eastAsia="Times New Roman" w:hAnsi="Times New Roman" w:cs="Times New Roman"/>
          <w:sz w:val="28"/>
          <w:szCs w:val="28"/>
        </w:rPr>
        <w:t> : Evolution de la satisfaction des patientes en fonction de la dose de morphine utilisée</w:t>
      </w:r>
    </w:p>
    <w:tbl>
      <w:tblPr>
        <w:tblStyle w:val="a4"/>
        <w:tblW w:w="6794"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2"/>
        <w:gridCol w:w="709"/>
        <w:gridCol w:w="1691"/>
        <w:gridCol w:w="1701"/>
        <w:gridCol w:w="851"/>
      </w:tblGrid>
      <w:tr w:rsidR="00107430">
        <w:tc>
          <w:tcPr>
            <w:tcW w:w="2551" w:type="dxa"/>
            <w:gridSpan w:val="2"/>
            <w:vMerge w:val="restart"/>
            <w:shd w:val="clear" w:color="auto" w:fill="FFFFFF"/>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Degré de satisfaction</w:t>
            </w:r>
          </w:p>
        </w:tc>
        <w:tc>
          <w:tcPr>
            <w:tcW w:w="3392" w:type="dxa"/>
            <w:gridSpan w:val="2"/>
            <w:shd w:val="clear" w:color="auto" w:fill="FFFFFF"/>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Dose de morphine</w:t>
            </w:r>
          </w:p>
        </w:tc>
        <w:tc>
          <w:tcPr>
            <w:tcW w:w="851" w:type="dxa"/>
            <w:shd w:val="clear" w:color="auto" w:fill="FFFFFF"/>
          </w:tcPr>
          <w:p w:rsidR="00107430" w:rsidRDefault="00107430">
            <w:pPr>
              <w:spacing w:after="0"/>
              <w:ind w:left="60" w:right="60"/>
              <w:jc w:val="both"/>
              <w:rPr>
                <w:rFonts w:ascii="Times New Roman" w:eastAsia="Times New Roman" w:hAnsi="Times New Roman" w:cs="Times New Roman"/>
                <w:sz w:val="28"/>
                <w:szCs w:val="28"/>
              </w:rPr>
            </w:pPr>
          </w:p>
        </w:tc>
      </w:tr>
      <w:tr w:rsidR="00107430">
        <w:tc>
          <w:tcPr>
            <w:tcW w:w="2551" w:type="dxa"/>
            <w:gridSpan w:val="2"/>
            <w:vMerge/>
            <w:shd w:val="clear" w:color="auto" w:fill="FFFFFF"/>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1691" w:type="dxa"/>
            <w:shd w:val="clear" w:color="auto" w:fill="FFFFFF"/>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50 µg</w:t>
            </w:r>
          </w:p>
        </w:tc>
        <w:tc>
          <w:tcPr>
            <w:tcW w:w="1701" w:type="dxa"/>
            <w:shd w:val="clear" w:color="auto" w:fill="FFFFFF"/>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100 µg</w:t>
            </w:r>
          </w:p>
        </w:tc>
        <w:tc>
          <w:tcPr>
            <w:tcW w:w="851" w:type="dxa"/>
            <w:shd w:val="clear" w:color="auto" w:fill="FFFFFF"/>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w:t>
            </w:r>
          </w:p>
        </w:tc>
      </w:tr>
      <w:tr w:rsidR="00107430">
        <w:tc>
          <w:tcPr>
            <w:tcW w:w="2551" w:type="dxa"/>
            <w:gridSpan w:val="2"/>
            <w:vMerge/>
            <w:shd w:val="clear" w:color="auto" w:fill="FFFFFF"/>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1691" w:type="dxa"/>
            <w:shd w:val="clear" w:color="auto" w:fill="FFFFFF"/>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Effectif (n%)</w:t>
            </w:r>
          </w:p>
        </w:tc>
        <w:tc>
          <w:tcPr>
            <w:tcW w:w="1701" w:type="dxa"/>
            <w:shd w:val="clear" w:color="auto" w:fill="FFFFFF"/>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Effectif (n%)</w:t>
            </w:r>
          </w:p>
        </w:tc>
        <w:tc>
          <w:tcPr>
            <w:tcW w:w="851" w:type="dxa"/>
            <w:shd w:val="clear" w:color="auto" w:fill="FFFFFF"/>
          </w:tcPr>
          <w:p w:rsidR="00107430" w:rsidRDefault="00107430">
            <w:pPr>
              <w:spacing w:after="0"/>
              <w:ind w:left="60" w:right="60"/>
              <w:jc w:val="both"/>
              <w:rPr>
                <w:rFonts w:ascii="Times New Roman" w:eastAsia="Times New Roman" w:hAnsi="Times New Roman" w:cs="Times New Roman"/>
                <w:sz w:val="28"/>
                <w:szCs w:val="28"/>
              </w:rPr>
            </w:pPr>
          </w:p>
        </w:tc>
      </w:tr>
      <w:tr w:rsidR="00107430">
        <w:tc>
          <w:tcPr>
            <w:tcW w:w="1842" w:type="dxa"/>
            <w:vMerge w:val="restart"/>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H0</w:t>
            </w:r>
          </w:p>
        </w:tc>
        <w:tc>
          <w:tcPr>
            <w:tcW w:w="709"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Oui</w:t>
            </w:r>
          </w:p>
        </w:tc>
        <w:tc>
          <w:tcPr>
            <w:tcW w:w="1691"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74(98,7)</w:t>
            </w:r>
          </w:p>
        </w:tc>
        <w:tc>
          <w:tcPr>
            <w:tcW w:w="1701"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74(98,7)</w:t>
            </w:r>
          </w:p>
        </w:tc>
        <w:tc>
          <w:tcPr>
            <w:tcW w:w="851" w:type="dxa"/>
            <w:vMerge w:val="restart"/>
            <w:shd w:val="clear" w:color="auto" w:fill="FFFFFF"/>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107430">
        <w:tc>
          <w:tcPr>
            <w:tcW w:w="1842" w:type="dxa"/>
            <w:vMerge/>
            <w:shd w:val="clear" w:color="auto" w:fill="FFFFFF"/>
            <w:vAlign w:val="center"/>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709"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Non</w:t>
            </w:r>
          </w:p>
        </w:tc>
        <w:tc>
          <w:tcPr>
            <w:tcW w:w="1691"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1(1,3)</w:t>
            </w:r>
          </w:p>
        </w:tc>
        <w:tc>
          <w:tcPr>
            <w:tcW w:w="1701"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1(1,3)</w:t>
            </w:r>
          </w:p>
        </w:tc>
        <w:tc>
          <w:tcPr>
            <w:tcW w:w="851" w:type="dxa"/>
            <w:vMerge/>
            <w:shd w:val="clear" w:color="auto" w:fill="FFFFFF"/>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r>
      <w:tr w:rsidR="00107430">
        <w:tc>
          <w:tcPr>
            <w:tcW w:w="1842" w:type="dxa"/>
            <w:vMerge w:val="restart"/>
            <w:shd w:val="clear" w:color="auto" w:fill="FFFFFF"/>
            <w:vAlign w:val="center"/>
          </w:tcPr>
          <w:p w:rsidR="00107430" w:rsidRDefault="00257716">
            <w:pPr>
              <w:spacing w:after="0"/>
              <w:ind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H2</w:t>
            </w:r>
          </w:p>
        </w:tc>
        <w:tc>
          <w:tcPr>
            <w:tcW w:w="709"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Oui</w:t>
            </w:r>
          </w:p>
        </w:tc>
        <w:tc>
          <w:tcPr>
            <w:tcW w:w="1691"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74(98,7)</w:t>
            </w:r>
          </w:p>
        </w:tc>
        <w:tc>
          <w:tcPr>
            <w:tcW w:w="1701"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75(100)</w:t>
            </w:r>
          </w:p>
        </w:tc>
        <w:tc>
          <w:tcPr>
            <w:tcW w:w="851" w:type="dxa"/>
            <w:vMerge w:val="restart"/>
            <w:shd w:val="clear" w:color="auto" w:fill="FFFFFF"/>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0,316</w:t>
            </w:r>
          </w:p>
        </w:tc>
      </w:tr>
      <w:tr w:rsidR="00107430">
        <w:tc>
          <w:tcPr>
            <w:tcW w:w="1842" w:type="dxa"/>
            <w:vMerge/>
            <w:shd w:val="clear" w:color="auto" w:fill="FFFFFF"/>
            <w:vAlign w:val="center"/>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709"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Non</w:t>
            </w:r>
          </w:p>
        </w:tc>
        <w:tc>
          <w:tcPr>
            <w:tcW w:w="1691"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1(1,3)</w:t>
            </w:r>
          </w:p>
        </w:tc>
        <w:tc>
          <w:tcPr>
            <w:tcW w:w="1701"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0(0)</w:t>
            </w:r>
          </w:p>
        </w:tc>
        <w:tc>
          <w:tcPr>
            <w:tcW w:w="851" w:type="dxa"/>
            <w:vMerge/>
            <w:shd w:val="clear" w:color="auto" w:fill="FFFFFF"/>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r>
      <w:tr w:rsidR="00107430">
        <w:tc>
          <w:tcPr>
            <w:tcW w:w="1842" w:type="dxa"/>
            <w:vMerge w:val="restart"/>
            <w:shd w:val="clear" w:color="auto" w:fill="FFFFFF"/>
            <w:vAlign w:val="center"/>
          </w:tcPr>
          <w:p w:rsidR="00107430" w:rsidRDefault="00257716">
            <w:pPr>
              <w:spacing w:after="0"/>
              <w:ind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H4</w:t>
            </w:r>
          </w:p>
        </w:tc>
        <w:tc>
          <w:tcPr>
            <w:tcW w:w="709"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Oui</w:t>
            </w:r>
          </w:p>
        </w:tc>
        <w:tc>
          <w:tcPr>
            <w:tcW w:w="1691"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74(98,7)</w:t>
            </w:r>
          </w:p>
        </w:tc>
        <w:tc>
          <w:tcPr>
            <w:tcW w:w="1701"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75(100)</w:t>
            </w:r>
          </w:p>
        </w:tc>
        <w:tc>
          <w:tcPr>
            <w:tcW w:w="851" w:type="dxa"/>
            <w:vMerge w:val="restart"/>
            <w:shd w:val="clear" w:color="auto" w:fill="FFFFFF"/>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0,316</w:t>
            </w:r>
          </w:p>
        </w:tc>
      </w:tr>
      <w:tr w:rsidR="00107430">
        <w:tc>
          <w:tcPr>
            <w:tcW w:w="1842" w:type="dxa"/>
            <w:vMerge/>
            <w:shd w:val="clear" w:color="auto" w:fill="FFFFFF"/>
            <w:vAlign w:val="center"/>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709"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Non</w:t>
            </w:r>
          </w:p>
        </w:tc>
        <w:tc>
          <w:tcPr>
            <w:tcW w:w="1691"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1(1,3)</w:t>
            </w:r>
          </w:p>
        </w:tc>
        <w:tc>
          <w:tcPr>
            <w:tcW w:w="1701"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0(0)</w:t>
            </w:r>
          </w:p>
        </w:tc>
        <w:tc>
          <w:tcPr>
            <w:tcW w:w="851" w:type="dxa"/>
            <w:vMerge/>
            <w:shd w:val="clear" w:color="auto" w:fill="FFFFFF"/>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r>
      <w:tr w:rsidR="00107430">
        <w:tc>
          <w:tcPr>
            <w:tcW w:w="1842" w:type="dxa"/>
            <w:vMerge w:val="restart"/>
            <w:shd w:val="clear" w:color="auto" w:fill="FFFFFF"/>
            <w:vAlign w:val="center"/>
          </w:tcPr>
          <w:p w:rsidR="00107430" w:rsidRDefault="00257716">
            <w:pPr>
              <w:spacing w:after="0"/>
              <w:ind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H6</w:t>
            </w:r>
          </w:p>
        </w:tc>
        <w:tc>
          <w:tcPr>
            <w:tcW w:w="709"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Oui</w:t>
            </w:r>
          </w:p>
        </w:tc>
        <w:tc>
          <w:tcPr>
            <w:tcW w:w="1691"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73(97,3)</w:t>
            </w:r>
          </w:p>
        </w:tc>
        <w:tc>
          <w:tcPr>
            <w:tcW w:w="1701"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73(97,3)</w:t>
            </w:r>
          </w:p>
        </w:tc>
        <w:tc>
          <w:tcPr>
            <w:tcW w:w="851" w:type="dxa"/>
            <w:vMerge w:val="restart"/>
            <w:shd w:val="clear" w:color="auto" w:fill="FFFFFF"/>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107430">
        <w:tc>
          <w:tcPr>
            <w:tcW w:w="1842" w:type="dxa"/>
            <w:vMerge/>
            <w:shd w:val="clear" w:color="auto" w:fill="FFFFFF"/>
            <w:vAlign w:val="center"/>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709"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Non</w:t>
            </w:r>
          </w:p>
        </w:tc>
        <w:tc>
          <w:tcPr>
            <w:tcW w:w="1691"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2(2,7)</w:t>
            </w:r>
          </w:p>
        </w:tc>
        <w:tc>
          <w:tcPr>
            <w:tcW w:w="1701"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2(2,7)</w:t>
            </w:r>
          </w:p>
        </w:tc>
        <w:tc>
          <w:tcPr>
            <w:tcW w:w="851" w:type="dxa"/>
            <w:vMerge/>
            <w:shd w:val="clear" w:color="auto" w:fill="FFFFFF"/>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r>
      <w:tr w:rsidR="00107430">
        <w:tc>
          <w:tcPr>
            <w:tcW w:w="1842" w:type="dxa"/>
            <w:vMerge w:val="restart"/>
            <w:shd w:val="clear" w:color="auto" w:fill="FFFFFF"/>
            <w:vAlign w:val="center"/>
          </w:tcPr>
          <w:p w:rsidR="00107430" w:rsidRDefault="00257716">
            <w:pPr>
              <w:spacing w:after="0"/>
              <w:ind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H8</w:t>
            </w:r>
          </w:p>
        </w:tc>
        <w:tc>
          <w:tcPr>
            <w:tcW w:w="709"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Oui</w:t>
            </w:r>
          </w:p>
        </w:tc>
        <w:tc>
          <w:tcPr>
            <w:tcW w:w="1691"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71(94,7)</w:t>
            </w:r>
          </w:p>
        </w:tc>
        <w:tc>
          <w:tcPr>
            <w:tcW w:w="1701"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72(96,0)</w:t>
            </w:r>
          </w:p>
        </w:tc>
        <w:tc>
          <w:tcPr>
            <w:tcW w:w="851" w:type="dxa"/>
            <w:vMerge w:val="restart"/>
            <w:shd w:val="clear" w:color="auto" w:fill="FFFFFF"/>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107430">
        <w:tc>
          <w:tcPr>
            <w:tcW w:w="1842" w:type="dxa"/>
            <w:vMerge/>
            <w:shd w:val="clear" w:color="auto" w:fill="FFFFFF"/>
            <w:vAlign w:val="center"/>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709"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Non</w:t>
            </w:r>
          </w:p>
        </w:tc>
        <w:tc>
          <w:tcPr>
            <w:tcW w:w="1691"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4(5,3)</w:t>
            </w:r>
          </w:p>
        </w:tc>
        <w:tc>
          <w:tcPr>
            <w:tcW w:w="1701"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3(4,0)</w:t>
            </w:r>
          </w:p>
        </w:tc>
        <w:tc>
          <w:tcPr>
            <w:tcW w:w="851" w:type="dxa"/>
            <w:vMerge/>
            <w:shd w:val="clear" w:color="auto" w:fill="FFFFFF"/>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r>
      <w:tr w:rsidR="00107430">
        <w:tc>
          <w:tcPr>
            <w:tcW w:w="1842" w:type="dxa"/>
            <w:vMerge w:val="restart"/>
            <w:shd w:val="clear" w:color="auto" w:fill="FFFFFF"/>
            <w:vAlign w:val="center"/>
          </w:tcPr>
          <w:p w:rsidR="00107430" w:rsidRDefault="00257716">
            <w:pPr>
              <w:spacing w:after="0"/>
              <w:ind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H12</w:t>
            </w:r>
          </w:p>
        </w:tc>
        <w:tc>
          <w:tcPr>
            <w:tcW w:w="709"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Oui</w:t>
            </w:r>
          </w:p>
        </w:tc>
        <w:tc>
          <w:tcPr>
            <w:tcW w:w="1691"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71(94,7)</w:t>
            </w:r>
          </w:p>
        </w:tc>
        <w:tc>
          <w:tcPr>
            <w:tcW w:w="1701"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69(92,0)</w:t>
            </w:r>
          </w:p>
        </w:tc>
        <w:tc>
          <w:tcPr>
            <w:tcW w:w="851" w:type="dxa"/>
            <w:vMerge w:val="restart"/>
            <w:shd w:val="clear" w:color="auto" w:fill="FFFFFF"/>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0,513</w:t>
            </w:r>
          </w:p>
        </w:tc>
      </w:tr>
      <w:tr w:rsidR="00107430">
        <w:tc>
          <w:tcPr>
            <w:tcW w:w="1842" w:type="dxa"/>
            <w:vMerge/>
            <w:shd w:val="clear" w:color="auto" w:fill="FFFFFF"/>
            <w:vAlign w:val="center"/>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709"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Non</w:t>
            </w:r>
          </w:p>
        </w:tc>
        <w:tc>
          <w:tcPr>
            <w:tcW w:w="1691"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4(5,3)</w:t>
            </w:r>
          </w:p>
        </w:tc>
        <w:tc>
          <w:tcPr>
            <w:tcW w:w="1701"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6(8,0)</w:t>
            </w:r>
          </w:p>
        </w:tc>
        <w:tc>
          <w:tcPr>
            <w:tcW w:w="851" w:type="dxa"/>
            <w:vMerge/>
            <w:shd w:val="clear" w:color="auto" w:fill="FFFFFF"/>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r>
      <w:tr w:rsidR="00107430">
        <w:tc>
          <w:tcPr>
            <w:tcW w:w="1842" w:type="dxa"/>
            <w:vMerge w:val="restart"/>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H24</w:t>
            </w:r>
          </w:p>
        </w:tc>
        <w:tc>
          <w:tcPr>
            <w:tcW w:w="709"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Oui</w:t>
            </w:r>
          </w:p>
        </w:tc>
        <w:tc>
          <w:tcPr>
            <w:tcW w:w="1691"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64(85,3)</w:t>
            </w:r>
          </w:p>
        </w:tc>
        <w:tc>
          <w:tcPr>
            <w:tcW w:w="1701"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72(96,0)</w:t>
            </w:r>
          </w:p>
        </w:tc>
        <w:tc>
          <w:tcPr>
            <w:tcW w:w="851" w:type="dxa"/>
            <w:vMerge w:val="restart"/>
            <w:shd w:val="clear" w:color="auto" w:fill="FFFFFF"/>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0,025</w:t>
            </w:r>
          </w:p>
        </w:tc>
      </w:tr>
      <w:tr w:rsidR="00107430">
        <w:tc>
          <w:tcPr>
            <w:tcW w:w="1842" w:type="dxa"/>
            <w:vMerge/>
            <w:shd w:val="clear" w:color="auto" w:fill="FFFFFF"/>
            <w:vAlign w:val="center"/>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709"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Non</w:t>
            </w:r>
          </w:p>
        </w:tc>
        <w:tc>
          <w:tcPr>
            <w:tcW w:w="1691"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11(14,7)</w:t>
            </w:r>
          </w:p>
        </w:tc>
        <w:tc>
          <w:tcPr>
            <w:tcW w:w="1701"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3(4,0)</w:t>
            </w:r>
          </w:p>
        </w:tc>
        <w:tc>
          <w:tcPr>
            <w:tcW w:w="851" w:type="dxa"/>
            <w:vMerge/>
            <w:shd w:val="clear" w:color="auto" w:fill="FFFFFF"/>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r>
      <w:tr w:rsidR="00107430">
        <w:tc>
          <w:tcPr>
            <w:tcW w:w="1842" w:type="dxa"/>
            <w:vMerge w:val="restart"/>
            <w:shd w:val="clear" w:color="auto" w:fill="FFFFFF"/>
            <w:vAlign w:val="center"/>
          </w:tcPr>
          <w:p w:rsidR="00107430" w:rsidRDefault="00257716">
            <w:pPr>
              <w:spacing w:after="0"/>
              <w:ind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H36</w:t>
            </w:r>
          </w:p>
        </w:tc>
        <w:tc>
          <w:tcPr>
            <w:tcW w:w="709"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Oui</w:t>
            </w:r>
          </w:p>
        </w:tc>
        <w:tc>
          <w:tcPr>
            <w:tcW w:w="1691"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69(92,0)</w:t>
            </w:r>
          </w:p>
        </w:tc>
        <w:tc>
          <w:tcPr>
            <w:tcW w:w="1701"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73(97,3)</w:t>
            </w:r>
          </w:p>
        </w:tc>
        <w:tc>
          <w:tcPr>
            <w:tcW w:w="851" w:type="dxa"/>
            <w:vMerge w:val="restart"/>
            <w:shd w:val="clear" w:color="auto" w:fill="FFFFFF"/>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0,146</w:t>
            </w:r>
          </w:p>
        </w:tc>
      </w:tr>
      <w:tr w:rsidR="00107430">
        <w:tc>
          <w:tcPr>
            <w:tcW w:w="1842" w:type="dxa"/>
            <w:vMerge/>
            <w:shd w:val="clear" w:color="auto" w:fill="FFFFFF"/>
            <w:vAlign w:val="center"/>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709"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Non</w:t>
            </w:r>
          </w:p>
        </w:tc>
        <w:tc>
          <w:tcPr>
            <w:tcW w:w="1691"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6(8,0)</w:t>
            </w:r>
          </w:p>
        </w:tc>
        <w:tc>
          <w:tcPr>
            <w:tcW w:w="1701"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2(2,7)</w:t>
            </w:r>
          </w:p>
        </w:tc>
        <w:tc>
          <w:tcPr>
            <w:tcW w:w="851" w:type="dxa"/>
            <w:vMerge/>
            <w:shd w:val="clear" w:color="auto" w:fill="FFFFFF"/>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r>
      <w:tr w:rsidR="00107430">
        <w:tc>
          <w:tcPr>
            <w:tcW w:w="1842" w:type="dxa"/>
            <w:vMerge w:val="restart"/>
            <w:shd w:val="clear" w:color="auto" w:fill="FFFFFF"/>
            <w:vAlign w:val="center"/>
          </w:tcPr>
          <w:p w:rsidR="00107430" w:rsidRDefault="00257716">
            <w:pPr>
              <w:spacing w:after="0"/>
              <w:ind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H48</w:t>
            </w:r>
          </w:p>
        </w:tc>
        <w:tc>
          <w:tcPr>
            <w:tcW w:w="709"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Oui</w:t>
            </w:r>
          </w:p>
        </w:tc>
        <w:tc>
          <w:tcPr>
            <w:tcW w:w="1691"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70(93,3)</w:t>
            </w:r>
          </w:p>
        </w:tc>
        <w:tc>
          <w:tcPr>
            <w:tcW w:w="1701"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72(96,0)</w:t>
            </w:r>
          </w:p>
        </w:tc>
        <w:tc>
          <w:tcPr>
            <w:tcW w:w="851" w:type="dxa"/>
            <w:vMerge w:val="restart"/>
            <w:shd w:val="clear" w:color="auto" w:fill="FFFFFF"/>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0,467</w:t>
            </w:r>
          </w:p>
        </w:tc>
      </w:tr>
      <w:tr w:rsidR="00107430">
        <w:tc>
          <w:tcPr>
            <w:tcW w:w="1842" w:type="dxa"/>
            <w:vMerge/>
            <w:shd w:val="clear" w:color="auto" w:fill="FFFFFF"/>
            <w:vAlign w:val="center"/>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c>
          <w:tcPr>
            <w:tcW w:w="709"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Non</w:t>
            </w:r>
          </w:p>
        </w:tc>
        <w:tc>
          <w:tcPr>
            <w:tcW w:w="1691"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5(6,7)</w:t>
            </w:r>
          </w:p>
        </w:tc>
        <w:tc>
          <w:tcPr>
            <w:tcW w:w="1701" w:type="dxa"/>
            <w:shd w:val="clear" w:color="auto" w:fill="FFFFFF"/>
            <w:vAlign w:val="center"/>
          </w:tcPr>
          <w:p w:rsidR="00107430" w:rsidRDefault="00257716">
            <w:pPr>
              <w:spacing w:after="0"/>
              <w:ind w:left="6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3(4,0)</w:t>
            </w:r>
          </w:p>
        </w:tc>
        <w:tc>
          <w:tcPr>
            <w:tcW w:w="851" w:type="dxa"/>
            <w:vMerge/>
            <w:shd w:val="clear" w:color="auto" w:fill="FFFFFF"/>
          </w:tcPr>
          <w:p w:rsidR="00107430" w:rsidRDefault="00107430">
            <w:pPr>
              <w:widowControl w:val="0"/>
              <w:pBdr>
                <w:top w:val="nil"/>
                <w:left w:val="nil"/>
                <w:bottom w:val="nil"/>
                <w:right w:val="nil"/>
                <w:between w:val="nil"/>
              </w:pBdr>
              <w:spacing w:after="0"/>
              <w:rPr>
                <w:rFonts w:ascii="Times New Roman" w:eastAsia="Times New Roman" w:hAnsi="Times New Roman" w:cs="Times New Roman"/>
                <w:sz w:val="28"/>
                <w:szCs w:val="28"/>
              </w:rPr>
            </w:pPr>
          </w:p>
        </w:tc>
      </w:tr>
    </w:tbl>
    <w:p w:rsidR="00107430" w:rsidRDefault="00107430">
      <w:pPr>
        <w:ind w:left="360"/>
        <w:jc w:val="both"/>
        <w:rPr>
          <w:rFonts w:ascii="Times New Roman" w:eastAsia="Times New Roman" w:hAnsi="Times New Roman" w:cs="Times New Roman"/>
          <w:sz w:val="28"/>
          <w:szCs w:val="28"/>
        </w:rPr>
      </w:pP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-Satisfaction liée au traitement et au personnel</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 moyenne de satisfaction liée au traitement était de 5,49 </w:t>
      </w:r>
      <w:r>
        <w:rPr>
          <w:rFonts w:ascii="Symbol" w:eastAsia="Symbol" w:hAnsi="Symbol" w:cs="Symbol"/>
        </w:rPr>
        <w:t></w:t>
      </w:r>
      <w:r>
        <w:rPr>
          <w:rFonts w:ascii="Times New Roman" w:eastAsia="Times New Roman" w:hAnsi="Times New Roman" w:cs="Times New Roman"/>
          <w:sz w:val="28"/>
          <w:szCs w:val="28"/>
        </w:rPr>
        <w:t xml:space="preserve"> 0,70 et de 5,49 </w:t>
      </w:r>
      <w:r>
        <w:rPr>
          <w:rFonts w:ascii="Symbol" w:eastAsia="Symbol" w:hAnsi="Symbol" w:cs="Symbol"/>
        </w:rPr>
        <w:t></w:t>
      </w:r>
      <w:r>
        <w:rPr>
          <w:rFonts w:ascii="Times New Roman" w:eastAsia="Times New Roman" w:hAnsi="Times New Roman" w:cs="Times New Roman"/>
          <w:sz w:val="28"/>
          <w:szCs w:val="28"/>
        </w:rPr>
        <w:t xml:space="preserve"> 0,64 respectivement dans le G1 et le G2 avec p= &gt; 0,98.</w:t>
      </w:r>
    </w:p>
    <w:p w:rsidR="00107430" w:rsidRDefault="00107430">
      <w:pPr>
        <w:pBdr>
          <w:top w:val="nil"/>
          <w:left w:val="nil"/>
          <w:bottom w:val="nil"/>
          <w:right w:val="nil"/>
          <w:between w:val="nil"/>
        </w:pBdr>
        <w:spacing w:after="0" w:line="259" w:lineRule="auto"/>
        <w:ind w:left="720" w:hanging="720"/>
        <w:jc w:val="both"/>
        <w:rPr>
          <w:rFonts w:ascii="Times New Roman" w:eastAsia="Times New Roman" w:hAnsi="Times New Roman" w:cs="Times New Roman"/>
          <w:color w:val="000000"/>
          <w:sz w:val="28"/>
          <w:szCs w:val="28"/>
        </w:rPr>
      </w:pPr>
    </w:p>
    <w:p w:rsidR="00107430" w:rsidRDefault="00257716">
      <w:pPr>
        <w:pBdr>
          <w:top w:val="nil"/>
          <w:left w:val="nil"/>
          <w:bottom w:val="nil"/>
          <w:right w:val="nil"/>
          <w:between w:val="nil"/>
        </w:pBdr>
        <w:spacing w:after="160" w:line="259" w:lineRule="auto"/>
        <w:ind w:left="720" w:hanging="720"/>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353050" cy="2743200"/>
            <wp:effectExtent l="0" t="0" r="0" b="0"/>
            <wp:docPr id="24" name="Graphique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107430" w:rsidRDefault="00257716">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Figure3</w:t>
      </w:r>
      <w:r>
        <w:rPr>
          <w:rFonts w:ascii="Times New Roman" w:eastAsia="Times New Roman" w:hAnsi="Times New Roman" w:cs="Times New Roman"/>
          <w:sz w:val="28"/>
          <w:szCs w:val="28"/>
        </w:rPr>
        <w:t> : la satisfaction liée au traitement en fonction de la dose de morphine</w:t>
      </w:r>
    </w:p>
    <w:p w:rsidR="00107430" w:rsidRDefault="00107430">
      <w:pPr>
        <w:pBdr>
          <w:top w:val="nil"/>
          <w:left w:val="nil"/>
          <w:bottom w:val="nil"/>
          <w:right w:val="nil"/>
          <w:between w:val="nil"/>
        </w:pBdr>
        <w:spacing w:after="160" w:line="259" w:lineRule="auto"/>
        <w:ind w:left="720" w:hanging="720"/>
        <w:jc w:val="both"/>
        <w:rPr>
          <w:rFonts w:ascii="Times New Roman" w:eastAsia="Times New Roman" w:hAnsi="Times New Roman" w:cs="Times New Roman"/>
          <w:color w:val="000000"/>
          <w:sz w:val="28"/>
          <w:szCs w:val="28"/>
        </w:rPr>
      </w:pP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 moyenne de satisfaction liée au personnel était de 5,52 </w:t>
      </w:r>
      <w:r>
        <w:rPr>
          <w:rFonts w:ascii="Symbol" w:eastAsia="Symbol" w:hAnsi="Symbol" w:cs="Symbol"/>
          <w:sz w:val="28"/>
          <w:szCs w:val="28"/>
        </w:rPr>
        <w:t></w:t>
      </w:r>
      <w:r>
        <w:rPr>
          <w:rFonts w:ascii="Times New Roman" w:eastAsia="Times New Roman" w:hAnsi="Times New Roman" w:cs="Times New Roman"/>
          <w:sz w:val="28"/>
          <w:szCs w:val="28"/>
        </w:rPr>
        <w:t xml:space="preserve"> 0,64 et de 5,49 </w:t>
      </w:r>
      <w:r>
        <w:rPr>
          <w:rFonts w:ascii="Symbol" w:eastAsia="Symbol" w:hAnsi="Symbol" w:cs="Symbol"/>
          <w:sz w:val="28"/>
          <w:szCs w:val="28"/>
        </w:rPr>
        <w:t></w:t>
      </w:r>
      <w:r>
        <w:rPr>
          <w:rFonts w:ascii="Times New Roman" w:eastAsia="Times New Roman" w:hAnsi="Times New Roman" w:cs="Times New Roman"/>
          <w:sz w:val="28"/>
          <w:szCs w:val="28"/>
        </w:rPr>
        <w:t xml:space="preserve"> 0,64 respectivement dans le G1 et le G2 avec p = 0,80.</w:t>
      </w:r>
    </w:p>
    <w:p w:rsidR="00107430" w:rsidRDefault="00257716">
      <w:pPr>
        <w:pBdr>
          <w:top w:val="nil"/>
          <w:left w:val="nil"/>
          <w:bottom w:val="nil"/>
          <w:right w:val="nil"/>
          <w:between w:val="nil"/>
        </w:pBdr>
        <w:spacing w:after="160" w:line="259" w:lineRule="auto"/>
        <w:ind w:left="720" w:hanging="720"/>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362575" cy="2743200"/>
            <wp:effectExtent l="19050" t="0" r="9525" b="0"/>
            <wp:docPr id="26" name="Graphique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107430" w:rsidRDefault="00257716">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Figure 4</w:t>
      </w:r>
      <w:r>
        <w:rPr>
          <w:rFonts w:ascii="Times New Roman" w:eastAsia="Times New Roman" w:hAnsi="Times New Roman" w:cs="Times New Roman"/>
          <w:sz w:val="28"/>
          <w:szCs w:val="28"/>
        </w:rPr>
        <w:t> : la satisfaction liée au personnel </w:t>
      </w:r>
      <w:r>
        <w:rPr>
          <w:rFonts w:ascii="Times New Roman" w:eastAsia="Times New Roman" w:hAnsi="Times New Roman" w:cs="Times New Roman"/>
          <w:sz w:val="28"/>
          <w:szCs w:val="28"/>
        </w:rPr>
        <w:t>en fonction de la dose de morphine</w:t>
      </w:r>
    </w:p>
    <w:p w:rsidR="00107430" w:rsidRDefault="00107430">
      <w:pPr>
        <w:spacing w:after="0"/>
        <w:jc w:val="both"/>
        <w:rPr>
          <w:rFonts w:ascii="Times New Roman" w:eastAsia="Times New Roman" w:hAnsi="Times New Roman" w:cs="Times New Roman"/>
          <w:sz w:val="28"/>
          <w:szCs w:val="28"/>
        </w:rPr>
      </w:pP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4.2.5- La consommation d’antalgiques en post-opératoire</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-Dans notre étude, 51 patientes soit 66,7% dans G1 et 45 patientes soit 60% dans G2 n’ont pas eu recours à un antalgique pendant les 48 heures (</w:t>
      </w:r>
      <w:proofErr w:type="gramStart"/>
      <w:r>
        <w:rPr>
          <w:rFonts w:ascii="Times New Roman" w:eastAsia="Times New Roman" w:hAnsi="Times New Roman" w:cs="Times New Roman"/>
          <w:sz w:val="28"/>
          <w:szCs w:val="28"/>
        </w:rPr>
        <w:t>p  =</w:t>
      </w:r>
      <w:proofErr w:type="gramEnd"/>
      <w:r>
        <w:rPr>
          <w:rFonts w:ascii="Times New Roman" w:eastAsia="Times New Roman" w:hAnsi="Times New Roman" w:cs="Times New Roman"/>
          <w:sz w:val="28"/>
          <w:szCs w:val="28"/>
        </w:rPr>
        <w:t xml:space="preserve"> 0,3968).</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 recours au paracétamol a été fait chez 19 patientes soit 8</w:t>
      </w:r>
      <w:proofErr w:type="gramStart"/>
      <w:r>
        <w:rPr>
          <w:rFonts w:ascii="Times New Roman" w:eastAsia="Times New Roman" w:hAnsi="Times New Roman" w:cs="Times New Roman"/>
          <w:sz w:val="28"/>
          <w:szCs w:val="28"/>
        </w:rPr>
        <w:t>%  pour</w:t>
      </w:r>
      <w:proofErr w:type="gramEnd"/>
      <w:r>
        <w:rPr>
          <w:rFonts w:ascii="Times New Roman" w:eastAsia="Times New Roman" w:hAnsi="Times New Roman" w:cs="Times New Roman"/>
          <w:sz w:val="28"/>
          <w:szCs w:val="28"/>
        </w:rPr>
        <w:t xml:space="preserve">  G1 contre  17 (9,3%) pour  G2  (p  =0,7021).</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 recours à l’AINS a été fait chez 05 patientes soit 2,7</w:t>
      </w:r>
      <w:proofErr w:type="gramStart"/>
      <w:r>
        <w:rPr>
          <w:rFonts w:ascii="Times New Roman" w:eastAsia="Times New Roman" w:hAnsi="Times New Roman" w:cs="Times New Roman"/>
          <w:sz w:val="28"/>
          <w:szCs w:val="28"/>
        </w:rPr>
        <w:t>%  pour</w:t>
      </w:r>
      <w:proofErr w:type="gramEnd"/>
      <w:r>
        <w:rPr>
          <w:rFonts w:ascii="Times New Roman" w:eastAsia="Times New Roman" w:hAnsi="Times New Roman" w:cs="Times New Roman"/>
          <w:sz w:val="28"/>
          <w:szCs w:val="28"/>
        </w:rPr>
        <w:t xml:space="preserve">  G1 contre  11</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(8%) </w:t>
      </w:r>
      <w:proofErr w:type="gramStart"/>
      <w:r>
        <w:rPr>
          <w:rFonts w:ascii="Times New Roman" w:eastAsia="Times New Roman" w:hAnsi="Times New Roman" w:cs="Times New Roman"/>
          <w:sz w:val="28"/>
          <w:szCs w:val="28"/>
        </w:rPr>
        <w:t>pour  G</w:t>
      </w:r>
      <w:proofErr w:type="gramEnd"/>
      <w:r>
        <w:rPr>
          <w:rFonts w:ascii="Times New Roman" w:eastAsia="Times New Roman" w:hAnsi="Times New Roman" w:cs="Times New Roman"/>
          <w:sz w:val="28"/>
          <w:szCs w:val="28"/>
        </w:rPr>
        <w:t>2  (p  = 0,1125).</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Le recours au paracétamol et à </w:t>
      </w:r>
      <w:r>
        <w:rPr>
          <w:rFonts w:ascii="Times New Roman" w:eastAsia="Times New Roman" w:hAnsi="Times New Roman" w:cs="Times New Roman"/>
          <w:sz w:val="28"/>
          <w:szCs w:val="28"/>
        </w:rPr>
        <w:t>l’AINS a été faite chez 02 patientes soit 2,7% dans G1 et aucune patiente dans G2.</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Une seule patiente de G1 a </w:t>
      </w:r>
      <w:proofErr w:type="gramStart"/>
      <w:r>
        <w:rPr>
          <w:rFonts w:ascii="Times New Roman" w:eastAsia="Times New Roman" w:hAnsi="Times New Roman" w:cs="Times New Roman"/>
          <w:sz w:val="28"/>
          <w:szCs w:val="28"/>
        </w:rPr>
        <w:t>bénéficiée</w:t>
      </w:r>
      <w:proofErr w:type="gramEnd"/>
      <w:r>
        <w:rPr>
          <w:rFonts w:ascii="Times New Roman" w:eastAsia="Times New Roman" w:hAnsi="Times New Roman" w:cs="Times New Roman"/>
          <w:sz w:val="28"/>
          <w:szCs w:val="28"/>
        </w:rPr>
        <w:t xml:space="preserve"> de la morphine au cours de l’étude.</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Aucune patiente de l’étude n’a eu recours au </w:t>
      </w:r>
      <w:proofErr w:type="spellStart"/>
      <w:r>
        <w:rPr>
          <w:rFonts w:ascii="Times New Roman" w:eastAsia="Times New Roman" w:hAnsi="Times New Roman" w:cs="Times New Roman"/>
          <w:sz w:val="28"/>
          <w:szCs w:val="28"/>
        </w:rPr>
        <w:t>tramadol</w:t>
      </w:r>
      <w:proofErr w:type="spellEnd"/>
      <w:r>
        <w:rPr>
          <w:rFonts w:ascii="Times New Roman" w:eastAsia="Times New Roman" w:hAnsi="Times New Roman" w:cs="Times New Roman"/>
          <w:sz w:val="28"/>
          <w:szCs w:val="28"/>
        </w:rPr>
        <w:t>.</w:t>
      </w:r>
    </w:p>
    <w:p w:rsidR="00107430" w:rsidRDefault="0025771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 temps moyen était de 8,50 heures pour G1</w:t>
      </w:r>
      <w:r>
        <w:rPr>
          <w:rFonts w:ascii="Times New Roman" w:eastAsia="Times New Roman" w:hAnsi="Times New Roman" w:cs="Times New Roman"/>
          <w:sz w:val="28"/>
          <w:szCs w:val="28"/>
        </w:rPr>
        <w:t>et de 8,48 heures pour G2(p= 0,9907).</w:t>
      </w:r>
    </w:p>
    <w:p w:rsidR="00107430" w:rsidRDefault="00257716">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6321326" cy="2415445"/>
            <wp:effectExtent l="0" t="0" r="0" b="0"/>
            <wp:docPr id="30" name="image3.png" descr="../../../../../../../../Dropbox/Captures%20d'écran/Capture%20d'écran%202019-11-"/>
            <wp:cNvGraphicFramePr/>
            <a:graphic xmlns:a="http://schemas.openxmlformats.org/drawingml/2006/main">
              <a:graphicData uri="http://schemas.openxmlformats.org/drawingml/2006/picture">
                <pic:pic xmlns:pic="http://schemas.openxmlformats.org/drawingml/2006/picture">
                  <pic:nvPicPr>
                    <pic:cNvPr id="0" name="image3.png" descr="../../../../../../../../Dropbox/Captures%20d'écran/Capture%20d'écran%202019-11-"/>
                    <pic:cNvPicPr preferRelativeResize="0"/>
                  </pic:nvPicPr>
                  <pic:blipFill>
                    <a:blip r:embed="rId10"/>
                    <a:srcRect/>
                    <a:stretch>
                      <a:fillRect/>
                    </a:stretch>
                  </pic:blipFill>
                  <pic:spPr>
                    <a:xfrm>
                      <a:off x="0" y="0"/>
                      <a:ext cx="6321326" cy="2415445"/>
                    </a:xfrm>
                    <a:prstGeom prst="rect">
                      <a:avLst/>
                    </a:prstGeom>
                    <a:ln/>
                  </pic:spPr>
                </pic:pic>
              </a:graphicData>
            </a:graphic>
          </wp:inline>
        </w:drawing>
      </w:r>
    </w:p>
    <w:p w:rsidR="00107430" w:rsidRDefault="00257716">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Figure 5</w:t>
      </w:r>
      <w:r>
        <w:rPr>
          <w:rFonts w:ascii="Times New Roman" w:eastAsia="Times New Roman" w:hAnsi="Times New Roman" w:cs="Times New Roman"/>
          <w:sz w:val="28"/>
          <w:szCs w:val="28"/>
        </w:rPr>
        <w:t> : Délais de recours aux antalgiques en fonction de la dose de morphine utilisée</w:t>
      </w:r>
    </w:p>
    <w:p w:rsidR="00107430" w:rsidRDefault="00257716">
      <w:pPr>
        <w:numPr>
          <w:ilvl w:val="2"/>
          <w:numId w:val="9"/>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Ecart au protocole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Il n’y a pas eu d’erreur de dose dans les deux groupes.</w:t>
      </w:r>
    </w:p>
    <w:p w:rsidR="00107430" w:rsidRDefault="00107430">
      <w:pPr>
        <w:jc w:val="both"/>
        <w:rPr>
          <w:rFonts w:ascii="Times New Roman" w:eastAsia="Times New Roman" w:hAnsi="Times New Roman" w:cs="Times New Roman"/>
          <w:sz w:val="28"/>
          <w:szCs w:val="28"/>
        </w:rPr>
      </w:pPr>
    </w:p>
    <w:p w:rsidR="00107430" w:rsidRDefault="00257716">
      <w:pPr>
        <w:numPr>
          <w:ilvl w:val="2"/>
          <w:numId w:val="9"/>
        </w:numPr>
        <w:pBdr>
          <w:top w:val="nil"/>
          <w:left w:val="nil"/>
          <w:bottom w:val="nil"/>
          <w:right w:val="nil"/>
          <w:between w:val="nil"/>
        </w:pBdr>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Signaler la douleur et commentaire</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Toutes les patientes ont signalé leur douleur aux agents de santé.</w:t>
      </w: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257716">
      <w:pPr>
        <w:numPr>
          <w:ilvl w:val="1"/>
          <w:numId w:val="12"/>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Effets indésirables et secondaires</w:t>
      </w:r>
    </w:p>
    <w:p w:rsidR="00107430" w:rsidRDefault="00257716">
      <w:pPr>
        <w:numPr>
          <w:ilvl w:val="2"/>
          <w:numId w:val="13"/>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Effets indésirables peropératoire</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 peropératoire, les effets indésirables étaient retrouvés chez patientes 72 soit 47,9%, avec 28 patientes 37,3% dans G1 et 08 patientes soit 10,6% dans G2 (p=0,0003).</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Aucune patiente n’a fait un arrêt </w:t>
      </w:r>
      <w:proofErr w:type="spellStart"/>
      <w:r>
        <w:rPr>
          <w:rFonts w:ascii="Times New Roman" w:eastAsia="Times New Roman" w:hAnsi="Times New Roman" w:cs="Times New Roman"/>
          <w:sz w:val="28"/>
          <w:szCs w:val="28"/>
        </w:rPr>
        <w:t>cardiorespiratoire</w:t>
      </w:r>
      <w:proofErr w:type="spellEnd"/>
      <w:r>
        <w:rPr>
          <w:rFonts w:ascii="Times New Roman" w:eastAsia="Times New Roman" w:hAnsi="Times New Roman" w:cs="Times New Roman"/>
          <w:sz w:val="28"/>
          <w:szCs w:val="28"/>
        </w:rPr>
        <w:t xml:space="preserve"> ou des convulsions, une seule pati</w:t>
      </w:r>
      <w:r>
        <w:rPr>
          <w:rFonts w:ascii="Times New Roman" w:eastAsia="Times New Roman" w:hAnsi="Times New Roman" w:cs="Times New Roman"/>
          <w:sz w:val="28"/>
          <w:szCs w:val="28"/>
        </w:rPr>
        <w:t>ente à présenter une détresse respiratoire dans le G1.six patientes dans G1 soit 08% ont présentées une hypersudation. L’allergie est retrouvée chez deux patientes soit 2,7% dans G2.</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 prurit était noté chez 05 patients soit 6,7% dans G1 et 01 patiente so</w:t>
      </w:r>
      <w:r>
        <w:rPr>
          <w:rFonts w:ascii="Times New Roman" w:eastAsia="Times New Roman" w:hAnsi="Times New Roman" w:cs="Times New Roman"/>
          <w:sz w:val="28"/>
          <w:szCs w:val="28"/>
        </w:rPr>
        <w:t>it 1,3% dans G2, p=0,0955.</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Les nausées étaient notées chez 08(10,7%) patientes dans G1 et 03(4%) patientes dans G2, p=0,2102.</w:t>
      </w:r>
    </w:p>
    <w:p w:rsidR="00107430" w:rsidRDefault="0025771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Les vomissements étaient notés chez 01 patientes dans les deux groupes.</w:t>
      </w:r>
    </w:p>
    <w:p w:rsidR="00107430" w:rsidRDefault="00107430">
      <w:pPr>
        <w:jc w:val="both"/>
        <w:rPr>
          <w:rFonts w:ascii="Times New Roman" w:eastAsia="Times New Roman" w:hAnsi="Times New Roman" w:cs="Times New Roman"/>
          <w:sz w:val="28"/>
          <w:szCs w:val="28"/>
        </w:rPr>
      </w:pPr>
    </w:p>
    <w:p w:rsidR="00107430" w:rsidRDefault="00257716">
      <w:pPr>
        <w:pBdr>
          <w:top w:val="nil"/>
          <w:left w:val="nil"/>
          <w:bottom w:val="nil"/>
          <w:right w:val="nil"/>
          <w:between w:val="nil"/>
        </w:pBdr>
        <w:spacing w:after="160" w:line="259" w:lineRule="auto"/>
        <w:ind w:left="720" w:hanging="720"/>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859145" cy="2555719"/>
            <wp:effectExtent l="0" t="0" r="0" b="0"/>
            <wp:docPr id="25" name="Graphique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107430" w:rsidRDefault="00257716">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Figure </w:t>
      </w:r>
      <w:proofErr w:type="gramStart"/>
      <w:r>
        <w:rPr>
          <w:rFonts w:ascii="Times New Roman" w:eastAsia="Times New Roman" w:hAnsi="Times New Roman" w:cs="Times New Roman"/>
          <w:b/>
          <w:sz w:val="28"/>
          <w:szCs w:val="28"/>
        </w:rPr>
        <w:t>6</w:t>
      </w:r>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Pourcentage de cas des paramètres de surveillance dans les 25mn selon la dose de morphine</w:t>
      </w:r>
    </w:p>
    <w:p w:rsidR="00107430" w:rsidRDefault="00107430">
      <w:pPr>
        <w:jc w:val="both"/>
        <w:rPr>
          <w:rFonts w:ascii="Times New Roman" w:eastAsia="Times New Roman" w:hAnsi="Times New Roman" w:cs="Times New Roman"/>
          <w:sz w:val="28"/>
          <w:szCs w:val="28"/>
        </w:rPr>
      </w:pPr>
    </w:p>
    <w:p w:rsidR="00107430" w:rsidRDefault="00257716">
      <w:pPr>
        <w:numPr>
          <w:ilvl w:val="2"/>
          <w:numId w:val="13"/>
        </w:numPr>
        <w:pBdr>
          <w:top w:val="nil"/>
          <w:left w:val="nil"/>
          <w:bottom w:val="nil"/>
          <w:right w:val="nil"/>
          <w:between w:val="nil"/>
        </w:pBdr>
        <w:spacing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Effets secondaires </w:t>
      </w:r>
      <w:proofErr w:type="spellStart"/>
      <w:r>
        <w:rPr>
          <w:rFonts w:ascii="Times New Roman" w:eastAsia="Times New Roman" w:hAnsi="Times New Roman" w:cs="Times New Roman"/>
          <w:color w:val="000000"/>
          <w:sz w:val="28"/>
          <w:szCs w:val="28"/>
        </w:rPr>
        <w:t>postopératoire</w:t>
      </w:r>
      <w:proofErr w:type="spellEnd"/>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L’incidence des nausées post-opératoire était notée chez30 patientes soit 38,7% dans G1 et chez06 patientes soit 8% dans G2 (p=0,</w:t>
      </w:r>
      <w:r>
        <w:rPr>
          <w:rFonts w:ascii="Times New Roman" w:eastAsia="Times New Roman" w:hAnsi="Times New Roman" w:cs="Times New Roman"/>
          <w:sz w:val="28"/>
          <w:szCs w:val="28"/>
        </w:rPr>
        <w:t>000004 ou˂0,0001).</w:t>
      </w:r>
    </w:p>
    <w:p w:rsidR="00107430" w:rsidRDefault="00257716">
      <w:pPr>
        <w:spacing w:after="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Les vomissements post-opératoire</w:t>
      </w:r>
      <w:proofErr w:type="gramEnd"/>
      <w:r>
        <w:rPr>
          <w:rFonts w:ascii="Times New Roman" w:eastAsia="Times New Roman" w:hAnsi="Times New Roman" w:cs="Times New Roman"/>
          <w:sz w:val="28"/>
          <w:szCs w:val="28"/>
        </w:rPr>
        <w:t xml:space="preserve"> était retrouvés chez13 patientes soit 17,3% dans G1 et chez04 patientes soit 5,3% dans G2 (p=0,0204).</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La douleur du site opératoire fut retrouvée en post-opératoire chez 12 patientes soit 16% dans G1 et c</w:t>
      </w:r>
      <w:r>
        <w:rPr>
          <w:rFonts w:ascii="Times New Roman" w:eastAsia="Times New Roman" w:hAnsi="Times New Roman" w:cs="Times New Roman"/>
          <w:sz w:val="28"/>
          <w:szCs w:val="28"/>
        </w:rPr>
        <w:t>hez 19 patientes soit 25,3% dans G2 (p=0,1580).</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Les céphalées en post-opératoire était notées chez 08 patientes soit 10,7% dans G1 et chez 08 patientes soit 14,7% dans G2 (p=0,4614).</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Le prurit en post-opératoire était retrouvé chez 28 patientes soit 37,3% </w:t>
      </w:r>
      <w:r>
        <w:rPr>
          <w:rFonts w:ascii="Times New Roman" w:eastAsia="Times New Roman" w:hAnsi="Times New Roman" w:cs="Times New Roman"/>
          <w:sz w:val="28"/>
          <w:szCs w:val="28"/>
        </w:rPr>
        <w:t>dans G1 et chez 16 patientes soit 21,3% dans G2 (p=0,0313).</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 </w:t>
      </w:r>
      <w:proofErr w:type="spellStart"/>
      <w:r>
        <w:rPr>
          <w:rFonts w:ascii="Times New Roman" w:eastAsia="Times New Roman" w:hAnsi="Times New Roman" w:cs="Times New Roman"/>
          <w:sz w:val="28"/>
          <w:szCs w:val="28"/>
        </w:rPr>
        <w:t>détresserespiratoire</w:t>
      </w:r>
      <w:proofErr w:type="spellEnd"/>
      <w:r>
        <w:rPr>
          <w:rFonts w:ascii="Times New Roman" w:eastAsia="Times New Roman" w:hAnsi="Times New Roman" w:cs="Times New Roman"/>
          <w:sz w:val="28"/>
          <w:szCs w:val="28"/>
        </w:rPr>
        <w:t xml:space="preserve"> ne fut notée chez aucune patiente en post-opératoire.</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 rétention aigue d’urine ne fut notée chez aucune patiente en post-opératoire.</w:t>
      </w:r>
    </w:p>
    <w:p w:rsidR="00107430" w:rsidRDefault="00107430">
      <w:pPr>
        <w:spacing w:after="0"/>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257716">
      <w:pPr>
        <w:pBdr>
          <w:top w:val="nil"/>
          <w:left w:val="nil"/>
          <w:bottom w:val="nil"/>
          <w:right w:val="nil"/>
          <w:between w:val="nil"/>
        </w:pBdr>
        <w:spacing w:after="160" w:line="259" w:lineRule="auto"/>
        <w:ind w:left="720" w:hanging="720"/>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6094095" cy="2752725"/>
            <wp:effectExtent l="0" t="0" r="1905" b="9525"/>
            <wp:docPr id="27" name="Graphique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107430" w:rsidRDefault="00257716">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Figure7</w:t>
      </w:r>
      <w:r>
        <w:rPr>
          <w:rFonts w:ascii="Times New Roman" w:eastAsia="Times New Roman" w:hAnsi="Times New Roman" w:cs="Times New Roman"/>
          <w:sz w:val="28"/>
          <w:szCs w:val="28"/>
        </w:rPr>
        <w:t> : Effets secondaires post opératoire en fonction de la dose de morphine</w:t>
      </w:r>
    </w:p>
    <w:p w:rsidR="00107430" w:rsidRDefault="00257716">
      <w:pPr>
        <w:spacing w:after="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Le  délai</w:t>
      </w:r>
      <w:proofErr w:type="gramEnd"/>
      <w:r>
        <w:rPr>
          <w:rFonts w:ascii="Times New Roman" w:eastAsia="Times New Roman" w:hAnsi="Times New Roman" w:cs="Times New Roman"/>
          <w:sz w:val="28"/>
          <w:szCs w:val="28"/>
        </w:rPr>
        <w:t xml:space="preserve">  moyen  de  reprise  du  transit  était  de 23,60 </w:t>
      </w:r>
      <w:r>
        <w:rPr>
          <w:rFonts w:ascii="Symbol" w:eastAsia="Symbol" w:hAnsi="Symbol" w:cs="Symbol"/>
          <w:sz w:val="28"/>
          <w:szCs w:val="28"/>
        </w:rPr>
        <w:t></w:t>
      </w:r>
      <w:r>
        <w:rPr>
          <w:rFonts w:ascii="Times New Roman" w:eastAsia="Times New Roman" w:hAnsi="Times New Roman" w:cs="Times New Roman"/>
          <w:sz w:val="28"/>
          <w:szCs w:val="28"/>
        </w:rPr>
        <w:t xml:space="preserve"> 14,80   heures  pour  le  G1 et de  21,52 </w:t>
      </w:r>
      <w:r>
        <w:rPr>
          <w:rFonts w:ascii="Symbol" w:eastAsia="Symbol" w:hAnsi="Symbol" w:cs="Symbol"/>
          <w:sz w:val="28"/>
          <w:szCs w:val="28"/>
        </w:rPr>
        <w:t></w:t>
      </w:r>
      <w:r>
        <w:rPr>
          <w:rFonts w:ascii="Times New Roman" w:eastAsia="Times New Roman" w:hAnsi="Times New Roman" w:cs="Times New Roman"/>
          <w:sz w:val="28"/>
          <w:szCs w:val="28"/>
        </w:rPr>
        <w:t xml:space="preserve"> 12,13  pour le G2, avec p = 0,4189.</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la 48</w:t>
      </w:r>
      <w:r>
        <w:rPr>
          <w:rFonts w:ascii="Times New Roman" w:eastAsia="Times New Roman" w:hAnsi="Times New Roman" w:cs="Times New Roman"/>
          <w:sz w:val="28"/>
          <w:szCs w:val="28"/>
          <w:vertAlign w:val="superscript"/>
        </w:rPr>
        <w:t>ième</w:t>
      </w:r>
      <w:r>
        <w:rPr>
          <w:rFonts w:ascii="Times New Roman" w:eastAsia="Times New Roman" w:hAnsi="Times New Roman" w:cs="Times New Roman"/>
          <w:sz w:val="28"/>
          <w:szCs w:val="28"/>
        </w:rPr>
        <w:t xml:space="preserve"> heure, 09(12%) de G1 et 25(33</w:t>
      </w:r>
      <w:r>
        <w:rPr>
          <w:rFonts w:ascii="Times New Roman" w:eastAsia="Times New Roman" w:hAnsi="Times New Roman" w:cs="Times New Roman"/>
          <w:sz w:val="28"/>
          <w:szCs w:val="28"/>
        </w:rPr>
        <w:t>,33%) de G2 n’avaient pas émis de gaz ; p=0,0018.</w:t>
      </w:r>
    </w:p>
    <w:p w:rsidR="00107430" w:rsidRDefault="00257716">
      <w:pPr>
        <w:spacing w:after="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Le  délai</w:t>
      </w:r>
      <w:proofErr w:type="gramEnd"/>
      <w:r>
        <w:rPr>
          <w:rFonts w:ascii="Times New Roman" w:eastAsia="Times New Roman" w:hAnsi="Times New Roman" w:cs="Times New Roman"/>
          <w:sz w:val="28"/>
          <w:szCs w:val="28"/>
        </w:rPr>
        <w:t xml:space="preserve">  moyen  d’ablation de la sonde urinaire  était  de 24,22 </w:t>
      </w:r>
      <w:r>
        <w:rPr>
          <w:rFonts w:ascii="Symbol" w:eastAsia="Symbol" w:hAnsi="Symbol" w:cs="Symbol"/>
          <w:sz w:val="28"/>
          <w:szCs w:val="28"/>
        </w:rPr>
        <w:t></w:t>
      </w:r>
      <w:r>
        <w:rPr>
          <w:rFonts w:ascii="Times New Roman" w:eastAsia="Times New Roman" w:hAnsi="Times New Roman" w:cs="Times New Roman"/>
          <w:sz w:val="28"/>
          <w:szCs w:val="28"/>
        </w:rPr>
        <w:t xml:space="preserve"> 6,77  heures  pour  le  G1 et de  24,06 </w:t>
      </w:r>
      <w:r>
        <w:rPr>
          <w:rFonts w:ascii="Symbol" w:eastAsia="Symbol" w:hAnsi="Symbol" w:cs="Symbol"/>
          <w:sz w:val="28"/>
          <w:szCs w:val="28"/>
        </w:rPr>
        <w:t></w:t>
      </w:r>
      <w:r>
        <w:rPr>
          <w:rFonts w:ascii="Times New Roman" w:eastAsia="Times New Roman" w:hAnsi="Times New Roman" w:cs="Times New Roman"/>
          <w:sz w:val="28"/>
          <w:szCs w:val="28"/>
        </w:rPr>
        <w:t xml:space="preserve"> 4,96  pour le G2, avec p = 0,881.</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la 48</w:t>
      </w:r>
      <w:r>
        <w:rPr>
          <w:rFonts w:ascii="Times New Roman" w:eastAsia="Times New Roman" w:hAnsi="Times New Roman" w:cs="Times New Roman"/>
          <w:sz w:val="28"/>
          <w:szCs w:val="28"/>
          <w:vertAlign w:val="superscript"/>
        </w:rPr>
        <w:t>ième</w:t>
      </w:r>
      <w:r>
        <w:rPr>
          <w:rFonts w:ascii="Times New Roman" w:eastAsia="Times New Roman" w:hAnsi="Times New Roman" w:cs="Times New Roman"/>
          <w:sz w:val="28"/>
          <w:szCs w:val="28"/>
        </w:rPr>
        <w:t xml:space="preserve"> heure, 01(1,33%) de G1 et 11(14,67%) de G2 avaient toujours la sonde urinaire en place ; p=0,0067.</w:t>
      </w: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257716">
      <w:pPr>
        <w:spacing w:after="0"/>
        <w:jc w:val="both"/>
        <w:rPr>
          <w:rFonts w:ascii="Times New Roman" w:eastAsia="Times New Roman" w:hAnsi="Times New Roman" w:cs="Times New Roman"/>
          <w:sz w:val="28"/>
          <w:szCs w:val="28"/>
        </w:rPr>
      </w:pPr>
      <w:r>
        <w:pict>
          <v:roundrect id="_x0000_s1042" style="position:absolute;left:0;text-align:left;margin-left:11.4pt;margin-top:3.9pt;width:437.4pt;height:217.25pt;z-index:251659264;mso-position-horizontal:absolute;mso-position-horizontal-relative:margin;mso-position-vertical:absolute;mso-position-vertical-relative:text" arcsize="10923f" fillcolor="#ffc000 [3207]" strokecolor="#f2f2f2 [3041]" strokeweight="3pt">
            <v:shadow on="t" type="perspective" color="#7f5f00 [1607]" opacity=".5" offset="1pt" offset2="-1pt"/>
            <v:textbox>
              <w:txbxContent>
                <w:p w:rsidR="00B16CE8" w:rsidRDefault="00257716" w:rsidP="00FA1C04">
                  <w:pPr>
                    <w:jc w:val="center"/>
                    <w:rPr>
                      <w:rFonts w:ascii="Times New Roman" w:hAnsi="Times New Roman" w:cs="Times New Roman"/>
                      <w:sz w:val="96"/>
                      <w:szCs w:val="96"/>
                    </w:rPr>
                  </w:pPr>
                </w:p>
                <w:p w:rsidR="00B16CE8" w:rsidRPr="00FB4329" w:rsidRDefault="00257716" w:rsidP="00FA1C04">
                  <w:pPr>
                    <w:jc w:val="center"/>
                    <w:rPr>
                      <w:rFonts w:ascii="Times New Roman" w:hAnsi="Times New Roman" w:cs="Times New Roman"/>
                      <w:sz w:val="96"/>
                      <w:szCs w:val="96"/>
                    </w:rPr>
                  </w:pPr>
                  <w:r>
                    <w:rPr>
                      <w:rFonts w:ascii="Times New Roman" w:hAnsi="Times New Roman" w:cs="Times New Roman"/>
                      <w:sz w:val="96"/>
                      <w:szCs w:val="96"/>
                    </w:rPr>
                    <w:t>DISCUSSION</w:t>
                  </w:r>
                </w:p>
              </w:txbxContent>
            </v:textbox>
            <w10:wrap anchorx="margin"/>
          </v:roundrect>
        </w:pict>
      </w: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5. DISCUSSION</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5.1- Limites et biais de l’étude</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Cette étude n’ayant pas été en double aveugle constitue un biais dans la collecte des données. </w:t>
      </w:r>
      <w:proofErr w:type="gramStart"/>
      <w:r>
        <w:rPr>
          <w:rFonts w:ascii="Times New Roman" w:eastAsia="Times New Roman" w:hAnsi="Times New Roman" w:cs="Times New Roman"/>
          <w:sz w:val="28"/>
          <w:szCs w:val="28"/>
        </w:rPr>
        <w:t>Par  ailleurs</w:t>
      </w:r>
      <w:proofErr w:type="gramEnd"/>
      <w:r>
        <w:rPr>
          <w:rFonts w:ascii="Times New Roman" w:eastAsia="Times New Roman" w:hAnsi="Times New Roman" w:cs="Times New Roman"/>
          <w:sz w:val="28"/>
          <w:szCs w:val="28"/>
        </w:rPr>
        <w:t>, l’enquêteur participant  parfois aux soins  était un biais dans les données subjectives telles que l’EVA ou la satisfaction des patientes.</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 même</w:t>
      </w:r>
      <w:r>
        <w:rPr>
          <w:rFonts w:ascii="Times New Roman" w:eastAsia="Times New Roman" w:hAnsi="Times New Roman" w:cs="Times New Roman"/>
          <w:sz w:val="28"/>
          <w:szCs w:val="28"/>
        </w:rPr>
        <w:t xml:space="preserve">, le fait qu’il avait un seul enquêteur était également un biais pour le recueil des données sur 48 heures ; en </w:t>
      </w:r>
      <w:proofErr w:type="gramStart"/>
      <w:r>
        <w:rPr>
          <w:rFonts w:ascii="Times New Roman" w:eastAsia="Times New Roman" w:hAnsi="Times New Roman" w:cs="Times New Roman"/>
          <w:sz w:val="28"/>
          <w:szCs w:val="28"/>
        </w:rPr>
        <w:t>effet  les</w:t>
      </w:r>
      <w:proofErr w:type="gramEnd"/>
      <w:r>
        <w:rPr>
          <w:rFonts w:ascii="Times New Roman" w:eastAsia="Times New Roman" w:hAnsi="Times New Roman" w:cs="Times New Roman"/>
          <w:sz w:val="28"/>
          <w:szCs w:val="28"/>
        </w:rPr>
        <w:t xml:space="preserve"> données comme l’heure de la reprise du transit ou l’heure d’un traitement (surtout la nuit) faisaient appel à la mémoire de la patien</w:t>
      </w:r>
      <w:r>
        <w:rPr>
          <w:rFonts w:ascii="Times New Roman" w:eastAsia="Times New Roman" w:hAnsi="Times New Roman" w:cs="Times New Roman"/>
          <w:sz w:val="28"/>
          <w:szCs w:val="28"/>
        </w:rPr>
        <w:t xml:space="preserve">te. </w:t>
      </w:r>
    </w:p>
    <w:p w:rsidR="00107430" w:rsidRDefault="00107430">
      <w:pPr>
        <w:spacing w:after="0"/>
        <w:jc w:val="both"/>
        <w:rPr>
          <w:rFonts w:ascii="Times New Roman" w:eastAsia="Times New Roman" w:hAnsi="Times New Roman" w:cs="Times New Roman"/>
          <w:sz w:val="28"/>
          <w:szCs w:val="28"/>
        </w:rPr>
      </w:pPr>
    </w:p>
    <w:p w:rsidR="00107430" w:rsidRDefault="00257716">
      <w:pPr>
        <w:numPr>
          <w:ilvl w:val="1"/>
          <w:numId w:val="14"/>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Caractéristique de l’échantillon</w:t>
      </w:r>
    </w:p>
    <w:p w:rsidR="00107430" w:rsidRDefault="00257716">
      <w:pPr>
        <w:pBdr>
          <w:top w:val="nil"/>
          <w:left w:val="nil"/>
          <w:bottom w:val="nil"/>
          <w:right w:val="nil"/>
          <w:between w:val="nil"/>
        </w:pBdr>
        <w:spacing w:after="0" w:line="259" w:lineRule="auto"/>
        <w:ind w:left="1080" w:hanging="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Homogénéité des groupes étudiés</w:t>
      </w:r>
    </w:p>
    <w:p w:rsidR="00107430" w:rsidRDefault="00257716">
      <w:pPr>
        <w:spacing w:after="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La  population</w:t>
      </w:r>
      <w:proofErr w:type="gramEnd"/>
      <w:r>
        <w:rPr>
          <w:rFonts w:ascii="Times New Roman" w:eastAsia="Times New Roman" w:hAnsi="Times New Roman" w:cs="Times New Roman"/>
          <w:sz w:val="28"/>
          <w:szCs w:val="28"/>
        </w:rPr>
        <w:t xml:space="preserve">  de  l’étude  dans  les  deux  groupes  était  comparable  en  ce  qui concerne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-l’âge (25,31 ± 6,</w:t>
      </w:r>
      <w:proofErr w:type="gramStart"/>
      <w:r>
        <w:rPr>
          <w:rFonts w:ascii="Times New Roman" w:eastAsia="Times New Roman" w:hAnsi="Times New Roman" w:cs="Times New Roman"/>
          <w:sz w:val="28"/>
          <w:szCs w:val="28"/>
        </w:rPr>
        <w:t>81  ans</w:t>
      </w:r>
      <w:proofErr w:type="gramEnd"/>
      <w:r>
        <w:rPr>
          <w:rFonts w:ascii="Times New Roman" w:eastAsia="Times New Roman" w:hAnsi="Times New Roman" w:cs="Times New Roman"/>
          <w:sz w:val="28"/>
          <w:szCs w:val="28"/>
        </w:rPr>
        <w:t xml:space="preserve">  G1 vs 26,27 ± 6,68 ans G2 p = 0,3851).</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 sexe (des femmes).</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 poids (70,36 ± 13,68 kg dans G1 vs 71,36 ± 14,25 dans G2 (p = 0,6618).</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-l’IMC (25,83 ± 3,08 dans G1 vs 26,39 ± 3,08 dans G2 p = 0,6667).</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 niveau d’étude (44(58,67%) dans G1 vs 31(41,33%) dans G2 n’étaient pas scolarisées, p=0,2083).</w:t>
      </w:r>
    </w:p>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 profession, la majorité de nos patientes soient 73,35% dans les 02 groupes étaient des femmes au foyer (p= 0,4564)</w:t>
      </w:r>
    </w:p>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 situation </w:t>
      </w:r>
      <w:proofErr w:type="gramStart"/>
      <w:r>
        <w:rPr>
          <w:rFonts w:ascii="Times New Roman" w:eastAsia="Times New Roman" w:hAnsi="Times New Roman" w:cs="Times New Roman"/>
          <w:sz w:val="28"/>
          <w:szCs w:val="28"/>
        </w:rPr>
        <w:t>matrimoniale(</w:t>
      </w:r>
      <w:proofErr w:type="gramEnd"/>
      <w:r>
        <w:rPr>
          <w:rFonts w:ascii="Times New Roman" w:eastAsia="Times New Roman" w:hAnsi="Times New Roman" w:cs="Times New Roman"/>
          <w:sz w:val="28"/>
          <w:szCs w:val="28"/>
        </w:rPr>
        <w:t xml:space="preserve">les femmes </w:t>
      </w:r>
      <w:r>
        <w:rPr>
          <w:rFonts w:ascii="Times New Roman" w:eastAsia="Times New Roman" w:hAnsi="Times New Roman" w:cs="Times New Roman"/>
          <w:sz w:val="28"/>
          <w:szCs w:val="28"/>
        </w:rPr>
        <w:t>mariées dominaient largement avec 96% dans le groupe 2 vs 98,70% dans le groupe 1 ; il n’y avait pas de veuve ni de divorcée dans notre étude, p=0,6123)</w:t>
      </w:r>
    </w:p>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-les nullipares étaient de32 patientes soit 42,6</w:t>
      </w:r>
      <w:proofErr w:type="gramStart"/>
      <w:r>
        <w:rPr>
          <w:rFonts w:ascii="Times New Roman" w:eastAsia="Times New Roman" w:hAnsi="Times New Roman" w:cs="Times New Roman"/>
          <w:sz w:val="28"/>
          <w:szCs w:val="28"/>
        </w:rPr>
        <w:t>%  dans</w:t>
      </w:r>
      <w:proofErr w:type="gramEnd"/>
      <w:r>
        <w:rPr>
          <w:rFonts w:ascii="Times New Roman" w:eastAsia="Times New Roman" w:hAnsi="Times New Roman" w:cs="Times New Roman"/>
          <w:sz w:val="28"/>
          <w:szCs w:val="28"/>
        </w:rPr>
        <w:t xml:space="preserve"> G1  et de 25 patientes  soit 33,3%   G2 ;les pr</w:t>
      </w:r>
      <w:r>
        <w:rPr>
          <w:rFonts w:ascii="Times New Roman" w:eastAsia="Times New Roman" w:hAnsi="Times New Roman" w:cs="Times New Roman"/>
          <w:sz w:val="28"/>
          <w:szCs w:val="28"/>
        </w:rPr>
        <w:t>imipares étaient de  14 patientes   soit 18,16% dans G1  et de 10 patientes soit 13,33%  dans G2  ;les multipares étaient de29 patientes  soit 38,66% dans G1 et de  40 patientes soit 53,33% dans G2  .(p=0,5144)</w:t>
      </w:r>
    </w:p>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-les antécédents médicaux (85,3% dans le grou</w:t>
      </w:r>
      <w:r>
        <w:rPr>
          <w:rFonts w:ascii="Times New Roman" w:eastAsia="Times New Roman" w:hAnsi="Times New Roman" w:cs="Times New Roman"/>
          <w:sz w:val="28"/>
          <w:szCs w:val="28"/>
        </w:rPr>
        <w:t xml:space="preserve">pe 1 étaient sans pathologie chronique vs 89,3% dans le groupe </w:t>
      </w:r>
      <w:proofErr w:type="gramStart"/>
      <w:r>
        <w:rPr>
          <w:rFonts w:ascii="Times New Roman" w:eastAsia="Times New Roman" w:hAnsi="Times New Roman" w:cs="Times New Roman"/>
          <w:sz w:val="28"/>
          <w:szCs w:val="28"/>
        </w:rPr>
        <w:t>2,p</w:t>
      </w:r>
      <w:proofErr w:type="gramEnd"/>
      <w:r>
        <w:rPr>
          <w:rFonts w:ascii="Times New Roman" w:eastAsia="Times New Roman" w:hAnsi="Times New Roman" w:cs="Times New Roman"/>
          <w:sz w:val="28"/>
          <w:szCs w:val="28"/>
        </w:rPr>
        <w:t>= 0,4674)</w:t>
      </w:r>
    </w:p>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les antécédents de césarienne (31 (41,3%) dans G1 </w:t>
      </w:r>
      <w:proofErr w:type="gramStart"/>
      <w:r>
        <w:rPr>
          <w:rFonts w:ascii="Times New Roman" w:eastAsia="Times New Roman" w:hAnsi="Times New Roman" w:cs="Times New Roman"/>
          <w:sz w:val="28"/>
          <w:szCs w:val="28"/>
        </w:rPr>
        <w:t>vs  29</w:t>
      </w:r>
      <w:proofErr w:type="gramEnd"/>
      <w:r>
        <w:rPr>
          <w:rFonts w:ascii="Times New Roman" w:eastAsia="Times New Roman" w:hAnsi="Times New Roman" w:cs="Times New Roman"/>
          <w:sz w:val="28"/>
          <w:szCs w:val="28"/>
        </w:rPr>
        <w:t xml:space="preserve"> (38,7%) patientes dans G2, p=0,7388)</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-les indications chirurgicales étaient comparable dans les deux groupes (28% dans G1 vs 22,66% dans G2, p=0,4526) pour les indications liées au fœtus et (72% dans G1 vs 77,33% dans G2, p=0,4525)</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 </w:t>
      </w:r>
      <w:proofErr w:type="gramStart"/>
      <w:r>
        <w:rPr>
          <w:rFonts w:ascii="Times New Roman" w:eastAsia="Times New Roman" w:hAnsi="Times New Roman" w:cs="Times New Roman"/>
          <w:sz w:val="28"/>
          <w:szCs w:val="28"/>
        </w:rPr>
        <w:t>répartition  des</w:t>
      </w:r>
      <w:proofErr w:type="gramEnd"/>
      <w:r>
        <w:rPr>
          <w:rFonts w:ascii="Times New Roman" w:eastAsia="Times New Roman" w:hAnsi="Times New Roman" w:cs="Times New Roman"/>
          <w:sz w:val="28"/>
          <w:szCs w:val="28"/>
        </w:rPr>
        <w:t xml:space="preserve"> groupes sanguins  dans l’échantillon d’é</w:t>
      </w:r>
      <w:r>
        <w:rPr>
          <w:rFonts w:ascii="Times New Roman" w:eastAsia="Times New Roman" w:hAnsi="Times New Roman" w:cs="Times New Roman"/>
          <w:sz w:val="28"/>
          <w:szCs w:val="28"/>
        </w:rPr>
        <w:t xml:space="preserve">tude était 45 (30%) patientes de O ; 64 (42,66%) patientes de A et de B et  7 (4,66%) patientes de AB (p=0,6554).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-le rhésus était positif chez </w:t>
      </w:r>
      <w:proofErr w:type="gramStart"/>
      <w:r>
        <w:rPr>
          <w:rFonts w:ascii="Times New Roman" w:eastAsia="Times New Roman" w:hAnsi="Times New Roman" w:cs="Times New Roman"/>
          <w:sz w:val="28"/>
          <w:szCs w:val="28"/>
        </w:rPr>
        <w:t>116  (</w:t>
      </w:r>
      <w:proofErr w:type="gramEnd"/>
      <w:r>
        <w:rPr>
          <w:rFonts w:ascii="Times New Roman" w:eastAsia="Times New Roman" w:hAnsi="Times New Roman" w:cs="Times New Roman"/>
          <w:sz w:val="28"/>
          <w:szCs w:val="28"/>
        </w:rPr>
        <w:t xml:space="preserve">77,33%) et négatif chez 08  (5,33%) (p=0,3638).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 glycémie (04 patientes dans le G1 soit 5,3% vs 06 pa</w:t>
      </w:r>
      <w:r>
        <w:rPr>
          <w:rFonts w:ascii="Times New Roman" w:eastAsia="Times New Roman" w:hAnsi="Times New Roman" w:cs="Times New Roman"/>
          <w:sz w:val="28"/>
          <w:szCs w:val="28"/>
        </w:rPr>
        <w:t xml:space="preserve">tientes soit 8% dans le G2 étaient en </w:t>
      </w:r>
      <w:proofErr w:type="spellStart"/>
      <w:proofErr w:type="gramStart"/>
      <w:r>
        <w:rPr>
          <w:rFonts w:ascii="Times New Roman" w:eastAsia="Times New Roman" w:hAnsi="Times New Roman" w:cs="Times New Roman"/>
          <w:sz w:val="28"/>
          <w:szCs w:val="28"/>
        </w:rPr>
        <w:t>hypoglycémie,p</w:t>
      </w:r>
      <w:proofErr w:type="spellEnd"/>
      <w:proofErr w:type="gramEnd"/>
      <w:r>
        <w:rPr>
          <w:rFonts w:ascii="Times New Roman" w:eastAsia="Times New Roman" w:hAnsi="Times New Roman" w:cs="Times New Roman"/>
          <w:sz w:val="28"/>
          <w:szCs w:val="28"/>
        </w:rPr>
        <w:t>=0,7548).</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 classification ALTEMEIR II était pour toutes les patientes, p=1.</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-dans G</w:t>
      </w:r>
      <w:proofErr w:type="gramStart"/>
      <w:r>
        <w:rPr>
          <w:rFonts w:ascii="Times New Roman" w:eastAsia="Times New Roman" w:hAnsi="Times New Roman" w:cs="Times New Roman"/>
          <w:sz w:val="28"/>
          <w:szCs w:val="28"/>
        </w:rPr>
        <w:t>1  66</w:t>
      </w:r>
      <w:proofErr w:type="gramEnd"/>
      <w:r>
        <w:rPr>
          <w:rFonts w:ascii="Times New Roman" w:eastAsia="Times New Roman" w:hAnsi="Times New Roman" w:cs="Times New Roman"/>
          <w:sz w:val="28"/>
          <w:szCs w:val="28"/>
        </w:rPr>
        <w:t xml:space="preserve">  (88%) patientes étaient opérées en urgences et 09 (12%) patientes en chirurgie programmée idem dans G2 (p=1).</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toutes les patientes furent sondées et </w:t>
      </w:r>
      <w:proofErr w:type="spellStart"/>
      <w:r>
        <w:rPr>
          <w:rFonts w:ascii="Times New Roman" w:eastAsia="Times New Roman" w:hAnsi="Times New Roman" w:cs="Times New Roman"/>
          <w:sz w:val="28"/>
          <w:szCs w:val="28"/>
        </w:rPr>
        <w:t>monitorrées</w:t>
      </w:r>
      <w:proofErr w:type="spellEnd"/>
      <w:r>
        <w:rPr>
          <w:rFonts w:ascii="Times New Roman" w:eastAsia="Times New Roman" w:hAnsi="Times New Roman" w:cs="Times New Roman"/>
          <w:sz w:val="28"/>
          <w:szCs w:val="28"/>
        </w:rPr>
        <w:t xml:space="preserve"> ; 64 patientes soit 85,3% dans G1 vs 57 soit 76% dans le G2 avaient un G20 comme </w:t>
      </w:r>
      <w:proofErr w:type="spellStart"/>
      <w:r>
        <w:rPr>
          <w:rFonts w:ascii="Times New Roman" w:eastAsia="Times New Roman" w:hAnsi="Times New Roman" w:cs="Times New Roman"/>
          <w:sz w:val="28"/>
          <w:szCs w:val="28"/>
        </w:rPr>
        <w:t>intranule</w:t>
      </w:r>
      <w:proofErr w:type="spellEnd"/>
      <w:r>
        <w:rPr>
          <w:rFonts w:ascii="Times New Roman" w:eastAsia="Times New Roman" w:hAnsi="Times New Roman" w:cs="Times New Roman"/>
          <w:sz w:val="28"/>
          <w:szCs w:val="28"/>
        </w:rPr>
        <w:t xml:space="preserve"> pour la voie veineuse, p=0,1480).</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 site L3-L4 était le plus retrouvé (77 patientes soit 51,33% de l’échantillon</w:t>
      </w:r>
      <w:r>
        <w:rPr>
          <w:rFonts w:ascii="Times New Roman" w:eastAsia="Times New Roman" w:hAnsi="Times New Roman" w:cs="Times New Roman"/>
          <w:sz w:val="28"/>
          <w:szCs w:val="28"/>
        </w:rPr>
        <w:t>, dont 40 patientes soit 53,3% dans G1 et 37 patientes soit 49,3% dans G2, p=0,5680).</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la  consommation</w:t>
      </w:r>
      <w:proofErr w:type="gramEnd"/>
      <w:r>
        <w:rPr>
          <w:rFonts w:ascii="Times New Roman" w:eastAsia="Times New Roman" w:hAnsi="Times New Roman" w:cs="Times New Roman"/>
          <w:sz w:val="28"/>
          <w:szCs w:val="28"/>
        </w:rPr>
        <w:t xml:space="preserve">  d’éphédrine  n’était  pas significativement différente  dans les deux groupes (6,59 </w:t>
      </w:r>
      <w:r>
        <w:rPr>
          <w:rFonts w:ascii="Symbol" w:eastAsia="Symbol" w:hAnsi="Symbol" w:cs="Symbol"/>
        </w:rPr>
        <w:t></w:t>
      </w:r>
      <w:r>
        <w:rPr>
          <w:rFonts w:ascii="Times New Roman" w:eastAsia="Times New Roman" w:hAnsi="Times New Roman" w:cs="Times New Roman"/>
          <w:sz w:val="28"/>
          <w:szCs w:val="28"/>
        </w:rPr>
        <w:t xml:space="preserve"> 8,52mg dans G1 vs 4,25 </w:t>
      </w:r>
      <w:r>
        <w:rPr>
          <w:rFonts w:ascii="Symbol" w:eastAsia="Symbol" w:hAnsi="Symbol" w:cs="Symbol"/>
        </w:rPr>
        <w:t></w:t>
      </w:r>
      <w:r>
        <w:rPr>
          <w:rFonts w:ascii="Times New Roman" w:eastAsia="Times New Roman" w:hAnsi="Times New Roman" w:cs="Times New Roman"/>
          <w:sz w:val="28"/>
          <w:szCs w:val="28"/>
        </w:rPr>
        <w:t xml:space="preserve"> 8,40mg dans G2, p=0,0933).</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 moyenne d</w:t>
      </w:r>
      <w:r>
        <w:rPr>
          <w:rFonts w:ascii="Times New Roman" w:eastAsia="Times New Roman" w:hAnsi="Times New Roman" w:cs="Times New Roman"/>
          <w:sz w:val="28"/>
          <w:szCs w:val="28"/>
        </w:rPr>
        <w:t xml:space="preserve">’utilisation du </w:t>
      </w:r>
      <w:proofErr w:type="spellStart"/>
      <w:r>
        <w:rPr>
          <w:rFonts w:ascii="Times New Roman" w:eastAsia="Times New Roman" w:hAnsi="Times New Roman" w:cs="Times New Roman"/>
          <w:sz w:val="28"/>
          <w:szCs w:val="28"/>
        </w:rPr>
        <w:t>syntocinum</w:t>
      </w:r>
      <w:proofErr w:type="spellEnd"/>
      <w:r>
        <w:rPr>
          <w:rFonts w:ascii="Times New Roman" w:eastAsia="Times New Roman" w:hAnsi="Times New Roman" w:cs="Times New Roman"/>
          <w:sz w:val="28"/>
          <w:szCs w:val="28"/>
        </w:rPr>
        <w:t xml:space="preserve"> était la même dans les deux </w:t>
      </w:r>
      <w:proofErr w:type="gramStart"/>
      <w:r>
        <w:rPr>
          <w:rFonts w:ascii="Times New Roman" w:eastAsia="Times New Roman" w:hAnsi="Times New Roman" w:cs="Times New Roman"/>
          <w:sz w:val="28"/>
          <w:szCs w:val="28"/>
        </w:rPr>
        <w:t>groupe(</w:t>
      </w:r>
      <w:proofErr w:type="gramEnd"/>
      <w:r>
        <w:rPr>
          <w:rFonts w:ascii="Times New Roman" w:eastAsia="Times New Roman" w:hAnsi="Times New Roman" w:cs="Times New Roman"/>
          <w:sz w:val="28"/>
          <w:szCs w:val="28"/>
        </w:rPr>
        <w:t xml:space="preserve">20,48 </w:t>
      </w:r>
      <w:r>
        <w:rPr>
          <w:rFonts w:ascii="Symbol" w:eastAsia="Symbol" w:hAnsi="Symbol" w:cs="Symbol"/>
        </w:rPr>
        <w:t></w:t>
      </w:r>
      <w:r>
        <w:rPr>
          <w:rFonts w:ascii="Times New Roman" w:eastAsia="Times New Roman" w:hAnsi="Times New Roman" w:cs="Times New Roman"/>
          <w:sz w:val="28"/>
          <w:szCs w:val="28"/>
        </w:rPr>
        <w:t xml:space="preserve"> 5,01mg dans G1 vs 18,93 </w:t>
      </w:r>
      <w:r>
        <w:rPr>
          <w:rFonts w:ascii="Symbol" w:eastAsia="Symbol" w:hAnsi="Symbol" w:cs="Symbol"/>
        </w:rPr>
        <w:t></w:t>
      </w:r>
      <w:r>
        <w:rPr>
          <w:rFonts w:ascii="Times New Roman" w:eastAsia="Times New Roman" w:hAnsi="Times New Roman" w:cs="Times New Roman"/>
          <w:sz w:val="28"/>
          <w:szCs w:val="28"/>
        </w:rPr>
        <w:t xml:space="preserve"> 6,28mg dans G2, p=0,0974).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 moyenne d’utilisation du RL était de 602,67 </w:t>
      </w:r>
      <w:r>
        <w:rPr>
          <w:rFonts w:ascii="Symbol" w:eastAsia="Symbol" w:hAnsi="Symbol" w:cs="Symbol"/>
        </w:rPr>
        <w:t></w:t>
      </w:r>
      <w:r>
        <w:rPr>
          <w:rFonts w:ascii="Times New Roman" w:eastAsia="Times New Roman" w:hAnsi="Times New Roman" w:cs="Times New Roman"/>
          <w:sz w:val="28"/>
          <w:szCs w:val="28"/>
        </w:rPr>
        <w:t xml:space="preserve"> 569,49 </w:t>
      </w:r>
      <w:proofErr w:type="gramStart"/>
      <w:r>
        <w:rPr>
          <w:rFonts w:ascii="Times New Roman" w:eastAsia="Times New Roman" w:hAnsi="Times New Roman" w:cs="Times New Roman"/>
          <w:sz w:val="28"/>
          <w:szCs w:val="28"/>
        </w:rPr>
        <w:t>litre</w:t>
      </w:r>
      <w:proofErr w:type="gramEnd"/>
      <w:r>
        <w:rPr>
          <w:rFonts w:ascii="Times New Roman" w:eastAsia="Times New Roman" w:hAnsi="Times New Roman" w:cs="Times New Roman"/>
          <w:sz w:val="28"/>
          <w:szCs w:val="28"/>
        </w:rPr>
        <w:t xml:space="preserve"> dans G1 et de 453,33 </w:t>
      </w:r>
      <w:r>
        <w:rPr>
          <w:rFonts w:ascii="Symbol" w:eastAsia="Symbol" w:hAnsi="Symbol" w:cs="Symbol"/>
        </w:rPr>
        <w:t></w:t>
      </w:r>
      <w:r>
        <w:rPr>
          <w:rFonts w:ascii="Times New Roman" w:eastAsia="Times New Roman" w:hAnsi="Times New Roman" w:cs="Times New Roman"/>
          <w:sz w:val="28"/>
          <w:szCs w:val="28"/>
        </w:rPr>
        <w:t xml:space="preserve"> 309,46 litre dans G2 (p=0,0478). </w:t>
      </w:r>
    </w:p>
    <w:p w:rsidR="00107430" w:rsidRDefault="0025771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 durée moy</w:t>
      </w:r>
      <w:r>
        <w:rPr>
          <w:rFonts w:ascii="Times New Roman" w:eastAsia="Times New Roman" w:hAnsi="Times New Roman" w:cs="Times New Roman"/>
          <w:sz w:val="28"/>
          <w:szCs w:val="28"/>
        </w:rPr>
        <w:t xml:space="preserve">enne de la chirurgie était comparable était dans les deux </w:t>
      </w:r>
      <w:proofErr w:type="gramStart"/>
      <w:r>
        <w:rPr>
          <w:rFonts w:ascii="Times New Roman" w:eastAsia="Times New Roman" w:hAnsi="Times New Roman" w:cs="Times New Roman"/>
          <w:sz w:val="28"/>
          <w:szCs w:val="28"/>
        </w:rPr>
        <w:t>groupe(</w:t>
      </w:r>
      <w:proofErr w:type="gramEnd"/>
      <w:r>
        <w:rPr>
          <w:rFonts w:ascii="Times New Roman" w:eastAsia="Times New Roman" w:hAnsi="Times New Roman" w:cs="Times New Roman"/>
          <w:sz w:val="28"/>
          <w:szCs w:val="28"/>
        </w:rPr>
        <w:t xml:space="preserve">une moyenne 47 </w:t>
      </w:r>
      <w:r>
        <w:rPr>
          <w:rFonts w:ascii="Symbol" w:eastAsia="Symbol" w:hAnsi="Symbol" w:cs="Symbol"/>
        </w:rPr>
        <w:t></w:t>
      </w:r>
      <w:r>
        <w:rPr>
          <w:rFonts w:ascii="Times New Roman" w:eastAsia="Times New Roman" w:hAnsi="Times New Roman" w:cs="Times New Roman"/>
          <w:sz w:val="28"/>
          <w:szCs w:val="28"/>
        </w:rPr>
        <w:t xml:space="preserve">13minutes vs 44 </w:t>
      </w:r>
      <w:r>
        <w:rPr>
          <w:rFonts w:ascii="Symbol" w:eastAsia="Symbol" w:hAnsi="Symbol" w:cs="Symbol"/>
        </w:rPr>
        <w:t></w:t>
      </w:r>
      <w:r>
        <w:rPr>
          <w:rFonts w:ascii="Times New Roman" w:eastAsia="Times New Roman" w:hAnsi="Times New Roman" w:cs="Times New Roman"/>
          <w:sz w:val="28"/>
          <w:szCs w:val="28"/>
        </w:rPr>
        <w:t>12minutes, p=) </w:t>
      </w:r>
    </w:p>
    <w:p w:rsidR="00107430" w:rsidRDefault="00257716">
      <w:pPr>
        <w:spacing w:after="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Cependant  la</w:t>
      </w:r>
      <w:proofErr w:type="gramEnd"/>
      <w:r>
        <w:rPr>
          <w:rFonts w:ascii="Times New Roman" w:eastAsia="Times New Roman" w:hAnsi="Times New Roman" w:cs="Times New Roman"/>
          <w:sz w:val="28"/>
          <w:szCs w:val="28"/>
        </w:rPr>
        <w:t xml:space="preserve">  population  n’était  pas  comparable  en  ce  qui  concernait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 moyenne d’utilisation du SSI était de 937,33 </w:t>
      </w:r>
      <w:r>
        <w:rPr>
          <w:rFonts w:ascii="Symbol" w:eastAsia="Symbol" w:hAnsi="Symbol" w:cs="Symbol"/>
        </w:rPr>
        <w:t></w:t>
      </w:r>
      <w:r>
        <w:rPr>
          <w:rFonts w:ascii="Times New Roman" w:eastAsia="Times New Roman" w:hAnsi="Times New Roman" w:cs="Times New Roman"/>
          <w:sz w:val="28"/>
          <w:szCs w:val="28"/>
        </w:rPr>
        <w:t xml:space="preserve"> 567,78 </w:t>
      </w:r>
      <w:proofErr w:type="gramStart"/>
      <w:r>
        <w:rPr>
          <w:rFonts w:ascii="Times New Roman" w:eastAsia="Times New Roman" w:hAnsi="Times New Roman" w:cs="Times New Roman"/>
          <w:sz w:val="28"/>
          <w:szCs w:val="28"/>
        </w:rPr>
        <w:t>litre</w:t>
      </w:r>
      <w:proofErr w:type="gramEnd"/>
      <w:r>
        <w:rPr>
          <w:rFonts w:ascii="Times New Roman" w:eastAsia="Times New Roman" w:hAnsi="Times New Roman" w:cs="Times New Roman"/>
          <w:sz w:val="28"/>
          <w:szCs w:val="28"/>
        </w:rPr>
        <w:t xml:space="preserve"> dans vs 644,00 </w:t>
      </w:r>
      <w:r>
        <w:rPr>
          <w:rFonts w:ascii="Symbol" w:eastAsia="Symbol" w:hAnsi="Symbol" w:cs="Symbol"/>
        </w:rPr>
        <w:t></w:t>
      </w:r>
      <w:r>
        <w:rPr>
          <w:rFonts w:ascii="Times New Roman" w:eastAsia="Times New Roman" w:hAnsi="Times New Roman" w:cs="Times New Roman"/>
          <w:sz w:val="28"/>
          <w:szCs w:val="28"/>
        </w:rPr>
        <w:t xml:space="preserve"> 270,75 litre dans G2 (p=&lt; 0,0001).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 SSI était le 1</w:t>
      </w:r>
      <w:r>
        <w:rPr>
          <w:rFonts w:ascii="Times New Roman" w:eastAsia="Times New Roman" w:hAnsi="Times New Roman" w:cs="Times New Roman"/>
          <w:sz w:val="28"/>
          <w:szCs w:val="28"/>
          <w:vertAlign w:val="superscript"/>
        </w:rPr>
        <w:t>er</w:t>
      </w:r>
      <w:r>
        <w:rPr>
          <w:rFonts w:ascii="Times New Roman" w:eastAsia="Times New Roman" w:hAnsi="Times New Roman" w:cs="Times New Roman"/>
          <w:sz w:val="28"/>
          <w:szCs w:val="28"/>
        </w:rPr>
        <w:t xml:space="preserve"> soluté utilisé (70 patientes soit 93,33% dans G1 et 61 patientes soit 81,33% dans G2, p=0,0271).</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-les effets indésirables per-opératoire (28 patientes 37,3% dans G1 vs 08 patientes </w:t>
      </w:r>
      <w:r>
        <w:rPr>
          <w:rFonts w:ascii="Times New Roman" w:eastAsia="Times New Roman" w:hAnsi="Times New Roman" w:cs="Times New Roman"/>
          <w:sz w:val="28"/>
          <w:szCs w:val="28"/>
        </w:rPr>
        <w:t>soit 10,6%, dans G2 p=0,0003).</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-l’anémie biologique (10 (6,66%) patientes du G1 vs 16 (21,2%) patientes </w:t>
      </w:r>
      <w:proofErr w:type="gramStart"/>
      <w:r>
        <w:rPr>
          <w:rFonts w:ascii="Times New Roman" w:eastAsia="Times New Roman" w:hAnsi="Times New Roman" w:cs="Times New Roman"/>
          <w:sz w:val="28"/>
          <w:szCs w:val="28"/>
        </w:rPr>
        <w:t>du  G</w:t>
      </w:r>
      <w:proofErr w:type="gramEnd"/>
      <w:r>
        <w:rPr>
          <w:rFonts w:ascii="Times New Roman" w:eastAsia="Times New Roman" w:hAnsi="Times New Roman" w:cs="Times New Roman"/>
          <w:sz w:val="28"/>
          <w:szCs w:val="28"/>
        </w:rPr>
        <w:t xml:space="preserve">2, p = 0,0299).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partir de ces données, on peut conclure que la randomisation a permis d’avoir deux groupes homogènes, ce qui diminue l’effet de</w:t>
      </w:r>
      <w:r>
        <w:rPr>
          <w:rFonts w:ascii="Times New Roman" w:eastAsia="Times New Roman" w:hAnsi="Times New Roman" w:cs="Times New Roman"/>
          <w:sz w:val="28"/>
          <w:szCs w:val="28"/>
        </w:rPr>
        <w:t>s facteurs de confusion.</w:t>
      </w: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257716">
      <w:pPr>
        <w:numPr>
          <w:ilvl w:val="1"/>
          <w:numId w:val="14"/>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Effets antalgique comparés des deux doses</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 score moyen de l’EVA au repos et aux mouvements</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Le score moyen de l’EVA au repos était de (3,05 </w:t>
      </w:r>
      <w:r>
        <w:rPr>
          <w:rFonts w:ascii="Symbol" w:eastAsia="Symbol" w:hAnsi="Symbol" w:cs="Symbol"/>
          <w:sz w:val="28"/>
          <w:szCs w:val="28"/>
        </w:rPr>
        <w:t></w:t>
      </w:r>
      <w:r>
        <w:rPr>
          <w:rFonts w:ascii="Times New Roman" w:eastAsia="Times New Roman" w:hAnsi="Times New Roman" w:cs="Times New Roman"/>
          <w:sz w:val="28"/>
          <w:szCs w:val="28"/>
        </w:rPr>
        <w:t xml:space="preserve"> 0,23G</w:t>
      </w:r>
      <w:proofErr w:type="gramStart"/>
      <w:r>
        <w:rPr>
          <w:rFonts w:ascii="Times New Roman" w:eastAsia="Times New Roman" w:hAnsi="Times New Roman" w:cs="Times New Roman"/>
          <w:sz w:val="28"/>
          <w:szCs w:val="28"/>
        </w:rPr>
        <w:t>1  vs</w:t>
      </w:r>
      <w:proofErr w:type="gramEnd"/>
      <w:r>
        <w:rPr>
          <w:rFonts w:ascii="Times New Roman" w:eastAsia="Times New Roman" w:hAnsi="Times New Roman" w:cs="Times New Roman"/>
          <w:sz w:val="28"/>
          <w:szCs w:val="28"/>
        </w:rPr>
        <w:t xml:space="preserve">  3,00 </w:t>
      </w:r>
      <w:r>
        <w:rPr>
          <w:rFonts w:ascii="Symbol" w:eastAsia="Symbol" w:hAnsi="Symbol" w:cs="Symbol"/>
          <w:sz w:val="28"/>
          <w:szCs w:val="28"/>
        </w:rPr>
        <w:t></w:t>
      </w:r>
      <w:r>
        <w:rPr>
          <w:rFonts w:ascii="Times New Roman" w:eastAsia="Times New Roman" w:hAnsi="Times New Roman" w:cs="Times New Roman"/>
          <w:sz w:val="28"/>
          <w:szCs w:val="28"/>
        </w:rPr>
        <w:t xml:space="preserve"> 0,00avec p =0,0429) et pendant les mouvements de (3,05 </w:t>
      </w:r>
      <w:r>
        <w:rPr>
          <w:rFonts w:ascii="Symbol" w:eastAsia="Symbol" w:hAnsi="Symbol" w:cs="Symbol"/>
          <w:sz w:val="28"/>
          <w:szCs w:val="28"/>
        </w:rPr>
        <w:t></w:t>
      </w:r>
      <w:r>
        <w:rPr>
          <w:rFonts w:ascii="Times New Roman" w:eastAsia="Times New Roman" w:hAnsi="Times New Roman" w:cs="Times New Roman"/>
          <w:sz w:val="28"/>
          <w:szCs w:val="28"/>
        </w:rPr>
        <w:t xml:space="preserve"> 0,23G1 vs3, 00</w:t>
      </w:r>
      <w:r>
        <w:rPr>
          <w:rFonts w:ascii="Symbol" w:eastAsia="Symbol" w:hAnsi="Symbol" w:cs="Symbol"/>
          <w:sz w:val="28"/>
          <w:szCs w:val="28"/>
        </w:rPr>
        <w:t></w:t>
      </w:r>
      <w:r>
        <w:rPr>
          <w:rFonts w:ascii="Times New Roman" w:eastAsia="Times New Roman" w:hAnsi="Times New Roman" w:cs="Times New Roman"/>
          <w:sz w:val="28"/>
          <w:szCs w:val="28"/>
        </w:rPr>
        <w:t xml:space="preserve"> 0,00avec p = 0,0429) les scores sont comparable à tous les temps d’évaluation durant les 48 premières heures est inférieur à 4 avec un seuil statistiquement non significatif en défaveur de l’efficacité de l’analgésie 100µg.  Ces moyennes d</w:t>
      </w:r>
      <w:r>
        <w:rPr>
          <w:rFonts w:ascii="Times New Roman" w:eastAsia="Times New Roman" w:hAnsi="Times New Roman" w:cs="Times New Roman"/>
          <w:sz w:val="28"/>
          <w:szCs w:val="28"/>
        </w:rPr>
        <w:t>e l’EVA durant les 48 premières heures doivent être nuancées par le fait que sur les 06 périodes d’évaluation, 04 ont eu lieu pendant les 24 premières heures et 02 entre la 24</w:t>
      </w:r>
      <w:r>
        <w:rPr>
          <w:rFonts w:ascii="Times New Roman" w:eastAsia="Times New Roman" w:hAnsi="Times New Roman" w:cs="Times New Roman"/>
          <w:sz w:val="28"/>
          <w:szCs w:val="28"/>
          <w:vertAlign w:val="superscript"/>
        </w:rPr>
        <w:t>ième</w:t>
      </w:r>
      <w:r>
        <w:rPr>
          <w:rFonts w:ascii="Times New Roman" w:eastAsia="Times New Roman" w:hAnsi="Times New Roman" w:cs="Times New Roman"/>
          <w:sz w:val="28"/>
          <w:szCs w:val="28"/>
        </w:rPr>
        <w:t xml:space="preserve"> et la 48</w:t>
      </w:r>
      <w:r>
        <w:rPr>
          <w:rFonts w:ascii="Times New Roman" w:eastAsia="Times New Roman" w:hAnsi="Times New Roman" w:cs="Times New Roman"/>
          <w:sz w:val="28"/>
          <w:szCs w:val="28"/>
          <w:vertAlign w:val="superscript"/>
        </w:rPr>
        <w:t>ième</w:t>
      </w:r>
      <w:r>
        <w:rPr>
          <w:rFonts w:ascii="Times New Roman" w:eastAsia="Times New Roman" w:hAnsi="Times New Roman" w:cs="Times New Roman"/>
          <w:sz w:val="28"/>
          <w:szCs w:val="28"/>
        </w:rPr>
        <w:t>heure.</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 effet, l’intensité </w:t>
      </w:r>
      <w:proofErr w:type="gramStart"/>
      <w:r>
        <w:rPr>
          <w:rFonts w:ascii="Times New Roman" w:eastAsia="Times New Roman" w:hAnsi="Times New Roman" w:cs="Times New Roman"/>
          <w:sz w:val="28"/>
          <w:szCs w:val="28"/>
        </w:rPr>
        <w:t>moyenne  de</w:t>
      </w:r>
      <w:proofErr w:type="gramEnd"/>
      <w:r>
        <w:rPr>
          <w:rFonts w:ascii="Times New Roman" w:eastAsia="Times New Roman" w:hAnsi="Times New Roman" w:cs="Times New Roman"/>
          <w:sz w:val="28"/>
          <w:szCs w:val="28"/>
        </w:rPr>
        <w:t xml:space="preserve"> la douleur étaient faib</w:t>
      </w:r>
      <w:r>
        <w:rPr>
          <w:rFonts w:ascii="Times New Roman" w:eastAsia="Times New Roman" w:hAnsi="Times New Roman" w:cs="Times New Roman"/>
          <w:sz w:val="28"/>
          <w:szCs w:val="28"/>
        </w:rPr>
        <w:t xml:space="preserve">les (EVA&lt;4) dans les deux groupes durant les 24 premières heures </w:t>
      </w:r>
      <w:proofErr w:type="spellStart"/>
      <w:r>
        <w:rPr>
          <w:rFonts w:ascii="Times New Roman" w:eastAsia="Times New Roman" w:hAnsi="Times New Roman" w:cs="Times New Roman"/>
          <w:sz w:val="28"/>
          <w:szCs w:val="28"/>
        </w:rPr>
        <w:t>postopératoires</w:t>
      </w:r>
      <w:proofErr w:type="spellEnd"/>
      <w:r>
        <w:rPr>
          <w:rFonts w:ascii="Times New Roman" w:eastAsia="Times New Roman" w:hAnsi="Times New Roman" w:cs="Times New Roman"/>
          <w:sz w:val="28"/>
          <w:szCs w:val="28"/>
        </w:rPr>
        <w:t>. Cela s’explique par l’effet de l’analgésie multimodale, notamment l’association de 100μ</w:t>
      </w:r>
      <w:proofErr w:type="gramStart"/>
      <w:r>
        <w:rPr>
          <w:rFonts w:ascii="Times New Roman" w:eastAsia="Times New Roman" w:hAnsi="Times New Roman" w:cs="Times New Roman"/>
          <w:sz w:val="28"/>
          <w:szCs w:val="28"/>
        </w:rPr>
        <w:t>g  de</w:t>
      </w:r>
      <w:proofErr w:type="gramEnd"/>
      <w:r>
        <w:rPr>
          <w:rFonts w:ascii="Times New Roman" w:eastAsia="Times New Roman" w:hAnsi="Times New Roman" w:cs="Times New Roman"/>
          <w:sz w:val="28"/>
          <w:szCs w:val="28"/>
        </w:rPr>
        <w:t xml:space="preserve"> morphine en </w:t>
      </w:r>
      <w:proofErr w:type="spellStart"/>
      <w:r>
        <w:rPr>
          <w:rFonts w:ascii="Times New Roman" w:eastAsia="Times New Roman" w:hAnsi="Times New Roman" w:cs="Times New Roman"/>
          <w:sz w:val="28"/>
          <w:szCs w:val="28"/>
        </w:rPr>
        <w:t>IT.Dès</w:t>
      </w:r>
      <w:proofErr w:type="spellEnd"/>
      <w:r>
        <w:rPr>
          <w:rFonts w:ascii="Times New Roman" w:eastAsia="Times New Roman" w:hAnsi="Times New Roman" w:cs="Times New Roman"/>
          <w:sz w:val="28"/>
          <w:szCs w:val="28"/>
        </w:rPr>
        <w:t xml:space="preserve"> 1997, 100μg de morphine ;Montre une amélioration très signific</w:t>
      </w:r>
      <w:r>
        <w:rPr>
          <w:rFonts w:ascii="Times New Roman" w:eastAsia="Times New Roman" w:hAnsi="Times New Roman" w:cs="Times New Roman"/>
          <w:sz w:val="28"/>
          <w:szCs w:val="28"/>
        </w:rPr>
        <w:t>ative de l’analgésie post opératoire (entre 13 et 20 h)[44].</w:t>
      </w:r>
    </w:p>
    <w:p w:rsidR="00107430" w:rsidRDefault="00257716">
      <w:pPr>
        <w:spacing w:after="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Plusieurs  études</w:t>
      </w:r>
      <w:proofErr w:type="gramEnd"/>
      <w:r>
        <w:rPr>
          <w:rFonts w:ascii="Times New Roman" w:eastAsia="Times New Roman" w:hAnsi="Times New Roman" w:cs="Times New Roman"/>
          <w:sz w:val="28"/>
          <w:szCs w:val="28"/>
        </w:rPr>
        <w:t xml:space="preserve">  ont  démontré  que  100μg  de  morphine  en IT  prolongeait l’analgésie  </w:t>
      </w:r>
      <w:proofErr w:type="spellStart"/>
      <w:r>
        <w:rPr>
          <w:rFonts w:ascii="Times New Roman" w:eastAsia="Times New Roman" w:hAnsi="Times New Roman" w:cs="Times New Roman"/>
          <w:sz w:val="28"/>
          <w:szCs w:val="28"/>
        </w:rPr>
        <w:t>postopératoire</w:t>
      </w:r>
      <w:proofErr w:type="spellEnd"/>
      <w:r>
        <w:rPr>
          <w:rFonts w:ascii="Times New Roman" w:eastAsia="Times New Roman" w:hAnsi="Times New Roman" w:cs="Times New Roman"/>
          <w:sz w:val="28"/>
          <w:szCs w:val="28"/>
        </w:rPr>
        <w:t xml:space="preserve"> ;  et  réduisait  les  besoins  en  analgésique  particulièrement durant  les  24  premi</w:t>
      </w:r>
      <w:r>
        <w:rPr>
          <w:rFonts w:ascii="Times New Roman" w:eastAsia="Times New Roman" w:hAnsi="Times New Roman" w:cs="Times New Roman"/>
          <w:sz w:val="28"/>
          <w:szCs w:val="28"/>
        </w:rPr>
        <w:t xml:space="preserve">ères  heures  </w:t>
      </w:r>
      <w:proofErr w:type="spellStart"/>
      <w:r>
        <w:rPr>
          <w:rFonts w:ascii="Times New Roman" w:eastAsia="Times New Roman" w:hAnsi="Times New Roman" w:cs="Times New Roman"/>
          <w:sz w:val="28"/>
          <w:szCs w:val="28"/>
        </w:rPr>
        <w:t>postopératoire</w:t>
      </w:r>
      <w:proofErr w:type="spellEnd"/>
      <w:r>
        <w:rPr>
          <w:rFonts w:ascii="Times New Roman" w:eastAsia="Times New Roman" w:hAnsi="Times New Roman" w:cs="Times New Roman"/>
          <w:sz w:val="28"/>
          <w:szCs w:val="28"/>
        </w:rPr>
        <w:t xml:space="preserve">  [45,46,47].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 dose optimale de morphine IT pour la césarienne est un compromis entre la durée d’action et la survenue d’effets secondaires : dès la dose de 75 µg, l’administration IT de morphine procure une analgésie supérie</w:t>
      </w:r>
      <w:r>
        <w:rPr>
          <w:rFonts w:ascii="Times New Roman" w:eastAsia="Times New Roman" w:hAnsi="Times New Roman" w:cs="Times New Roman"/>
          <w:sz w:val="28"/>
          <w:szCs w:val="28"/>
        </w:rPr>
        <w:t xml:space="preserve">ure au placebo [38—39].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Ainsi nous pouvons supposer que la dose de 50µg en IT procure une analgésie aussi efficace que 100µg.</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 douleur générale ressentie au </w:t>
      </w:r>
      <w:proofErr w:type="gramStart"/>
      <w:r>
        <w:rPr>
          <w:rFonts w:ascii="Times New Roman" w:eastAsia="Times New Roman" w:hAnsi="Times New Roman" w:cs="Times New Roman"/>
          <w:sz w:val="28"/>
          <w:szCs w:val="28"/>
        </w:rPr>
        <w:t>repos  durant</w:t>
      </w:r>
      <w:proofErr w:type="gramEnd"/>
      <w:r>
        <w:rPr>
          <w:rFonts w:ascii="Times New Roman" w:eastAsia="Times New Roman" w:hAnsi="Times New Roman" w:cs="Times New Roman"/>
          <w:sz w:val="28"/>
          <w:szCs w:val="28"/>
        </w:rPr>
        <w:t xml:space="preserve"> les 48 heures était égale dans </w:t>
      </w:r>
      <w:proofErr w:type="spellStart"/>
      <w:r>
        <w:rPr>
          <w:rFonts w:ascii="Times New Roman" w:eastAsia="Times New Roman" w:hAnsi="Times New Roman" w:cs="Times New Roman"/>
          <w:sz w:val="28"/>
          <w:szCs w:val="28"/>
        </w:rPr>
        <w:t>lesdeux</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groupes.A</w:t>
      </w:r>
      <w:proofErr w:type="spellEnd"/>
      <w:r>
        <w:rPr>
          <w:rFonts w:ascii="Times New Roman" w:eastAsia="Times New Roman" w:hAnsi="Times New Roman" w:cs="Times New Roman"/>
          <w:sz w:val="28"/>
          <w:szCs w:val="28"/>
        </w:rPr>
        <w:t xml:space="preserve"> la 24</w:t>
      </w:r>
      <w:r>
        <w:rPr>
          <w:rFonts w:ascii="Times New Roman" w:eastAsia="Times New Roman" w:hAnsi="Times New Roman" w:cs="Times New Roman"/>
          <w:sz w:val="28"/>
          <w:szCs w:val="28"/>
          <w:vertAlign w:val="superscript"/>
        </w:rPr>
        <w:t>ème</w:t>
      </w:r>
      <w:r>
        <w:rPr>
          <w:rFonts w:ascii="Times New Roman" w:eastAsia="Times New Roman" w:hAnsi="Times New Roman" w:cs="Times New Roman"/>
          <w:sz w:val="28"/>
          <w:szCs w:val="28"/>
        </w:rPr>
        <w:t>heure, il y a une augment</w:t>
      </w:r>
      <w:r>
        <w:rPr>
          <w:rFonts w:ascii="Times New Roman" w:eastAsia="Times New Roman" w:hAnsi="Times New Roman" w:cs="Times New Roman"/>
          <w:sz w:val="28"/>
          <w:szCs w:val="28"/>
        </w:rPr>
        <w:t xml:space="preserve">ation de l’intensité de la douleur dans les deux groupes. Cette intensité est plus importante dans </w:t>
      </w:r>
      <w:proofErr w:type="gramStart"/>
      <w:r>
        <w:rPr>
          <w:rFonts w:ascii="Times New Roman" w:eastAsia="Times New Roman" w:hAnsi="Times New Roman" w:cs="Times New Roman"/>
          <w:sz w:val="28"/>
          <w:szCs w:val="28"/>
        </w:rPr>
        <w:t>le  G</w:t>
      </w:r>
      <w:proofErr w:type="gramEnd"/>
      <w:r>
        <w:rPr>
          <w:rFonts w:ascii="Times New Roman" w:eastAsia="Times New Roman" w:hAnsi="Times New Roman" w:cs="Times New Roman"/>
          <w:sz w:val="28"/>
          <w:szCs w:val="28"/>
        </w:rPr>
        <w:t xml:space="preserve">2 par rapport au groupe 1 avec  un  seuil  statistiquement significatif  (p  =  0,0025). </w:t>
      </w:r>
    </w:p>
    <w:p w:rsidR="00107430" w:rsidRDefault="00257716">
      <w:pPr>
        <w:pBdr>
          <w:top w:val="nil"/>
          <w:left w:val="nil"/>
          <w:bottom w:val="nil"/>
          <w:right w:val="nil"/>
          <w:between w:val="nil"/>
        </w:pBdr>
        <w:spacing w:after="0" w:line="259" w:lineRule="auto"/>
        <w:ind w:left="720" w:hanging="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La consommation d’antalgiques en post-opératoire</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Dans notre ét</w:t>
      </w:r>
      <w:r>
        <w:rPr>
          <w:rFonts w:ascii="Times New Roman" w:eastAsia="Times New Roman" w:hAnsi="Times New Roman" w:cs="Times New Roman"/>
          <w:sz w:val="28"/>
          <w:szCs w:val="28"/>
        </w:rPr>
        <w:t>ude, 51 patientes soit 66,7% dans G1 vs 45 patientes soit 60% dans G2 n’ont pas eu recours à un antalgique pendant les 48 heures (</w:t>
      </w:r>
      <w:proofErr w:type="gramStart"/>
      <w:r>
        <w:rPr>
          <w:rFonts w:ascii="Times New Roman" w:eastAsia="Times New Roman" w:hAnsi="Times New Roman" w:cs="Times New Roman"/>
          <w:sz w:val="28"/>
          <w:szCs w:val="28"/>
        </w:rPr>
        <w:t>p  =</w:t>
      </w:r>
      <w:proofErr w:type="gramEnd"/>
      <w:r>
        <w:rPr>
          <w:rFonts w:ascii="Times New Roman" w:eastAsia="Times New Roman" w:hAnsi="Times New Roman" w:cs="Times New Roman"/>
          <w:sz w:val="28"/>
          <w:szCs w:val="28"/>
        </w:rPr>
        <w:t xml:space="preserve"> 0,3968).</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 temps moyen pour la demande d’antalgique était similaire dans les deux groupes avec8,50 heures pour G1vs 8,4</w:t>
      </w:r>
      <w:r>
        <w:rPr>
          <w:rFonts w:ascii="Times New Roman" w:eastAsia="Times New Roman" w:hAnsi="Times New Roman" w:cs="Times New Roman"/>
          <w:sz w:val="28"/>
          <w:szCs w:val="28"/>
        </w:rPr>
        <w:t>8 heures pour G2 (p= 0,9907).</w:t>
      </w:r>
    </w:p>
    <w:p w:rsidR="00107430" w:rsidRDefault="00257716">
      <w:pPr>
        <w:spacing w:after="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Seule  une</w:t>
      </w:r>
      <w:proofErr w:type="gramEnd"/>
      <w:r>
        <w:rPr>
          <w:rFonts w:ascii="Times New Roman" w:eastAsia="Times New Roman" w:hAnsi="Times New Roman" w:cs="Times New Roman"/>
          <w:sz w:val="28"/>
          <w:szCs w:val="28"/>
        </w:rPr>
        <w:t xml:space="preserve">  patiente  du  groupe  1  a bénéficiée de la morphine car elle fut admise en réanimation la nuit avec le protocole de prise en charge de la douleur post-opératoire à base de morphine sans évaluation de son EVA. Aucu</w:t>
      </w:r>
      <w:r>
        <w:rPr>
          <w:rFonts w:ascii="Times New Roman" w:eastAsia="Times New Roman" w:hAnsi="Times New Roman" w:cs="Times New Roman"/>
          <w:sz w:val="28"/>
          <w:szCs w:val="28"/>
        </w:rPr>
        <w:t xml:space="preserve">ne patiente de l’étude n’a eu recours au </w:t>
      </w:r>
      <w:proofErr w:type="spellStart"/>
      <w:r>
        <w:rPr>
          <w:rFonts w:ascii="Times New Roman" w:eastAsia="Times New Roman" w:hAnsi="Times New Roman" w:cs="Times New Roman"/>
          <w:sz w:val="28"/>
          <w:szCs w:val="28"/>
        </w:rPr>
        <w:t>tramadol</w:t>
      </w:r>
      <w:proofErr w:type="spellEnd"/>
      <w:r>
        <w:rPr>
          <w:rFonts w:ascii="Times New Roman" w:eastAsia="Times New Roman" w:hAnsi="Times New Roman" w:cs="Times New Roman"/>
          <w:sz w:val="28"/>
          <w:szCs w:val="28"/>
        </w:rPr>
        <w:t xml:space="preserve"> faisant pas parti du protocole de prise en charge dans les 48 premières heures.</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Levée de l’anesthésie</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En </w:t>
      </w:r>
      <w:proofErr w:type="spellStart"/>
      <w:r>
        <w:rPr>
          <w:rFonts w:ascii="Times New Roman" w:eastAsia="Times New Roman" w:hAnsi="Times New Roman" w:cs="Times New Roman"/>
          <w:sz w:val="28"/>
          <w:szCs w:val="28"/>
        </w:rPr>
        <w:t>postopératoire</w:t>
      </w:r>
      <w:proofErr w:type="spellEnd"/>
      <w:r>
        <w:rPr>
          <w:rFonts w:ascii="Times New Roman" w:eastAsia="Times New Roman" w:hAnsi="Times New Roman" w:cs="Times New Roman"/>
          <w:sz w:val="28"/>
          <w:szCs w:val="28"/>
        </w:rPr>
        <w:t xml:space="preserve"> à H4, les blocs sensitifs et moteurs de toutes les patientes étaient levés. Nous noton</w:t>
      </w:r>
      <w:r>
        <w:rPr>
          <w:rFonts w:ascii="Times New Roman" w:eastAsia="Times New Roman" w:hAnsi="Times New Roman" w:cs="Times New Roman"/>
          <w:sz w:val="28"/>
          <w:szCs w:val="28"/>
        </w:rPr>
        <w:t xml:space="preserve">s une différence significative pour les levés de bloc sensitif et moteur entres les deux groupes à H2 27(36%) patientes dans G1 vs 52(69,33%) dans G2 pour </w:t>
      </w:r>
      <w:proofErr w:type="gramStart"/>
      <w:r>
        <w:rPr>
          <w:rFonts w:ascii="Times New Roman" w:eastAsia="Times New Roman" w:hAnsi="Times New Roman" w:cs="Times New Roman"/>
          <w:sz w:val="28"/>
          <w:szCs w:val="28"/>
        </w:rPr>
        <w:t>la levé</w:t>
      </w:r>
      <w:proofErr w:type="gramEnd"/>
      <w:r>
        <w:rPr>
          <w:rFonts w:ascii="Times New Roman" w:eastAsia="Times New Roman" w:hAnsi="Times New Roman" w:cs="Times New Roman"/>
          <w:sz w:val="28"/>
          <w:szCs w:val="28"/>
        </w:rPr>
        <w:t xml:space="preserve"> du bloc sensitif avec p=0,000043 et 29(38,66%) patientes dans G1 vs 53(70,66%) dans G2 pour l</w:t>
      </w:r>
      <w:r>
        <w:rPr>
          <w:rFonts w:ascii="Times New Roman" w:eastAsia="Times New Roman" w:hAnsi="Times New Roman" w:cs="Times New Roman"/>
          <w:sz w:val="28"/>
          <w:szCs w:val="28"/>
        </w:rPr>
        <w:t xml:space="preserve">a levé du bloc moteur avec p=0,000042.          </w:t>
      </w:r>
    </w:p>
    <w:p w:rsidR="00107430" w:rsidRDefault="0025771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Dans le G2 les blocs se levaient plutôt que dans G1, ce qui est avantage dans le cadre de la réhabilitation précoce après une césarienne qui est une chirurgie à haut risque thrombogène.</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Satisfaction liée au traitement et au personnel</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 moyenne de satisfaction liée à la prise en charge de la douleur post-opératoire était comparable dans les deux groupes, 5,49 </w:t>
      </w:r>
      <w:r>
        <w:rPr>
          <w:rFonts w:ascii="Symbol" w:eastAsia="Symbol" w:hAnsi="Symbol" w:cs="Symbol"/>
        </w:rPr>
        <w:t></w:t>
      </w:r>
      <w:r>
        <w:rPr>
          <w:rFonts w:ascii="Times New Roman" w:eastAsia="Times New Roman" w:hAnsi="Times New Roman" w:cs="Times New Roman"/>
          <w:sz w:val="28"/>
          <w:szCs w:val="28"/>
        </w:rPr>
        <w:t xml:space="preserve"> 0,70 G1 vs 5,49 </w:t>
      </w:r>
      <w:r>
        <w:rPr>
          <w:rFonts w:ascii="Symbol" w:eastAsia="Symbol" w:hAnsi="Symbol" w:cs="Symbol"/>
        </w:rPr>
        <w:t></w:t>
      </w:r>
      <w:r>
        <w:rPr>
          <w:rFonts w:ascii="Times New Roman" w:eastAsia="Times New Roman" w:hAnsi="Times New Roman" w:cs="Times New Roman"/>
          <w:sz w:val="28"/>
          <w:szCs w:val="28"/>
        </w:rPr>
        <w:t xml:space="preserve"> 0,64 G2 avec p= &gt; 0,98.</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La moyenne de satisfaction liée à la prestation du </w:t>
      </w:r>
      <w:proofErr w:type="spellStart"/>
      <w:r>
        <w:rPr>
          <w:rFonts w:ascii="Times New Roman" w:eastAsia="Times New Roman" w:hAnsi="Times New Roman" w:cs="Times New Roman"/>
          <w:sz w:val="28"/>
          <w:szCs w:val="28"/>
        </w:rPr>
        <w:t>personnelétait</w:t>
      </w:r>
      <w:proofErr w:type="spellEnd"/>
      <w:r>
        <w:rPr>
          <w:rFonts w:ascii="Times New Roman" w:eastAsia="Times New Roman" w:hAnsi="Times New Roman" w:cs="Times New Roman"/>
          <w:sz w:val="28"/>
          <w:szCs w:val="28"/>
        </w:rPr>
        <w:t xml:space="preserve"> comparable dans les deux groupes (5,52 </w:t>
      </w:r>
      <w:r>
        <w:rPr>
          <w:rFonts w:ascii="Symbol" w:eastAsia="Symbol" w:hAnsi="Symbol" w:cs="Symbol"/>
          <w:sz w:val="28"/>
          <w:szCs w:val="28"/>
        </w:rPr>
        <w:t></w:t>
      </w:r>
      <w:r>
        <w:rPr>
          <w:rFonts w:ascii="Times New Roman" w:eastAsia="Times New Roman" w:hAnsi="Times New Roman" w:cs="Times New Roman"/>
          <w:sz w:val="28"/>
          <w:szCs w:val="28"/>
        </w:rPr>
        <w:t xml:space="preserve"> 0,64 G1 vs 5,49 </w:t>
      </w:r>
      <w:r>
        <w:rPr>
          <w:rFonts w:ascii="Symbol" w:eastAsia="Symbol" w:hAnsi="Symbol" w:cs="Symbol"/>
          <w:sz w:val="28"/>
          <w:szCs w:val="28"/>
        </w:rPr>
        <w:t></w:t>
      </w:r>
      <w:r>
        <w:rPr>
          <w:rFonts w:ascii="Times New Roman" w:eastAsia="Times New Roman" w:hAnsi="Times New Roman" w:cs="Times New Roman"/>
          <w:sz w:val="28"/>
          <w:szCs w:val="28"/>
        </w:rPr>
        <w:t xml:space="preserve"> 0,</w:t>
      </w:r>
      <w:proofErr w:type="gramStart"/>
      <w:r>
        <w:rPr>
          <w:rFonts w:ascii="Times New Roman" w:eastAsia="Times New Roman" w:hAnsi="Times New Roman" w:cs="Times New Roman"/>
          <w:sz w:val="28"/>
          <w:szCs w:val="28"/>
        </w:rPr>
        <w:t>64  G</w:t>
      </w:r>
      <w:proofErr w:type="gramEnd"/>
      <w:r>
        <w:rPr>
          <w:rFonts w:ascii="Times New Roman" w:eastAsia="Times New Roman" w:hAnsi="Times New Roman" w:cs="Times New Roman"/>
          <w:sz w:val="28"/>
          <w:szCs w:val="28"/>
        </w:rPr>
        <w:t>2 p = 0,80).</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Cependant cette satisfaction dans cette étude </w:t>
      </w:r>
      <w:proofErr w:type="gramStart"/>
      <w:r>
        <w:rPr>
          <w:rFonts w:ascii="Times New Roman" w:eastAsia="Times New Roman" w:hAnsi="Times New Roman" w:cs="Times New Roman"/>
          <w:sz w:val="28"/>
          <w:szCs w:val="28"/>
        </w:rPr>
        <w:t>semblerait  due</w:t>
      </w:r>
      <w:proofErr w:type="gramEnd"/>
      <w:r>
        <w:rPr>
          <w:rFonts w:ascii="Times New Roman" w:eastAsia="Times New Roman" w:hAnsi="Times New Roman" w:cs="Times New Roman"/>
          <w:sz w:val="28"/>
          <w:szCs w:val="28"/>
        </w:rPr>
        <w:t xml:space="preserve">  à la prédisposition socio-culturelle des patien</w:t>
      </w:r>
      <w:r>
        <w:rPr>
          <w:rFonts w:ascii="Times New Roman" w:eastAsia="Times New Roman" w:hAnsi="Times New Roman" w:cs="Times New Roman"/>
          <w:sz w:val="28"/>
          <w:szCs w:val="28"/>
        </w:rPr>
        <w:t>tes vis-à-vis de l’accouchement par césarienne (vue comme une chance d’être vivante avec son nouveau-né) et du personnel soignant (présent 24H/24H)  dans la prise en charge de leur douleur.</w:t>
      </w:r>
    </w:p>
    <w:p w:rsidR="00107430" w:rsidRDefault="00107430">
      <w:pPr>
        <w:spacing w:after="0"/>
        <w:jc w:val="both"/>
        <w:rPr>
          <w:rFonts w:ascii="Times New Roman" w:eastAsia="Times New Roman" w:hAnsi="Times New Roman" w:cs="Times New Roman"/>
          <w:sz w:val="28"/>
          <w:szCs w:val="28"/>
        </w:rPr>
      </w:pPr>
    </w:p>
    <w:p w:rsidR="00107430" w:rsidRDefault="00257716">
      <w:pPr>
        <w:numPr>
          <w:ilvl w:val="1"/>
          <w:numId w:val="14"/>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Effets indésirables et secondaires</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L’incidence des nausées post-o</w:t>
      </w:r>
      <w:r>
        <w:rPr>
          <w:rFonts w:ascii="Times New Roman" w:eastAsia="Times New Roman" w:hAnsi="Times New Roman" w:cs="Times New Roman"/>
          <w:sz w:val="28"/>
          <w:szCs w:val="28"/>
        </w:rPr>
        <w:t>pératoire a été plus fréquente chez les patientes qui ont reçu 100µ</w:t>
      </w:r>
      <w:proofErr w:type="gramStart"/>
      <w:r>
        <w:rPr>
          <w:rFonts w:ascii="Times New Roman" w:eastAsia="Times New Roman" w:hAnsi="Times New Roman" w:cs="Times New Roman"/>
          <w:sz w:val="28"/>
          <w:szCs w:val="28"/>
        </w:rPr>
        <w:t>g(</w:t>
      </w:r>
      <w:proofErr w:type="gramEnd"/>
      <w:r>
        <w:rPr>
          <w:rFonts w:ascii="Times New Roman" w:eastAsia="Times New Roman" w:hAnsi="Times New Roman" w:cs="Times New Roman"/>
          <w:sz w:val="28"/>
          <w:szCs w:val="28"/>
        </w:rPr>
        <w:t>38,7% dans G1vs 8% dans G2, p=0,000004 ou˂0,0001) ; Par  ailleurs,  l’augmentation  des  nausées dans  le  groupe  1  par rapport  au  groupe  2  ne  peut  être  liée  à  l’hypotension  p</w:t>
      </w:r>
      <w:r>
        <w:rPr>
          <w:rFonts w:ascii="Times New Roman" w:eastAsia="Times New Roman" w:hAnsi="Times New Roman" w:cs="Times New Roman"/>
          <w:sz w:val="28"/>
          <w:szCs w:val="28"/>
        </w:rPr>
        <w:t>eropératoire  ni  à  la  chute tensionnelle ou à la consommation d’éphédrine. Car le groupe 2 a eu plus d’hypotension (52 patientes soit 69,3% dans G2</w:t>
      </w:r>
      <w:proofErr w:type="gramStart"/>
      <w:r>
        <w:rPr>
          <w:rFonts w:ascii="Times New Roman" w:eastAsia="Times New Roman" w:hAnsi="Times New Roman" w:cs="Times New Roman"/>
          <w:sz w:val="28"/>
          <w:szCs w:val="28"/>
        </w:rPr>
        <w:t>vs  38</w:t>
      </w:r>
      <w:proofErr w:type="gramEnd"/>
      <w:r>
        <w:rPr>
          <w:rFonts w:ascii="Times New Roman" w:eastAsia="Times New Roman" w:hAnsi="Times New Roman" w:cs="Times New Roman"/>
          <w:sz w:val="28"/>
          <w:szCs w:val="28"/>
        </w:rPr>
        <w:t xml:space="preserve"> patientes soit 50,7% dans le G1)  et  de  chute  tensionnelle.  </w:t>
      </w:r>
      <w:proofErr w:type="gramStart"/>
      <w:r>
        <w:rPr>
          <w:rFonts w:ascii="Times New Roman" w:eastAsia="Times New Roman" w:hAnsi="Times New Roman" w:cs="Times New Roman"/>
          <w:sz w:val="28"/>
          <w:szCs w:val="28"/>
        </w:rPr>
        <w:t>La  consommation</w:t>
      </w:r>
      <w:proofErr w:type="gramEnd"/>
      <w:r>
        <w:rPr>
          <w:rFonts w:ascii="Times New Roman" w:eastAsia="Times New Roman" w:hAnsi="Times New Roman" w:cs="Times New Roman"/>
          <w:sz w:val="28"/>
          <w:szCs w:val="28"/>
        </w:rPr>
        <w:t xml:space="preserve">  d’éphédrine  n’ét</w:t>
      </w:r>
      <w:r>
        <w:rPr>
          <w:rFonts w:ascii="Times New Roman" w:eastAsia="Times New Roman" w:hAnsi="Times New Roman" w:cs="Times New Roman"/>
          <w:sz w:val="28"/>
          <w:szCs w:val="28"/>
        </w:rPr>
        <w:t xml:space="preserve">ait  pas statistiquement différente (6,59 </w:t>
      </w:r>
      <w:r>
        <w:rPr>
          <w:rFonts w:ascii="Symbol" w:eastAsia="Symbol" w:hAnsi="Symbol" w:cs="Symbol"/>
          <w:sz w:val="28"/>
          <w:szCs w:val="28"/>
        </w:rPr>
        <w:t></w:t>
      </w:r>
      <w:r>
        <w:rPr>
          <w:rFonts w:ascii="Times New Roman" w:eastAsia="Times New Roman" w:hAnsi="Times New Roman" w:cs="Times New Roman"/>
          <w:sz w:val="28"/>
          <w:szCs w:val="28"/>
        </w:rPr>
        <w:t xml:space="preserve"> 8,52mg dans G1 vs 4,25 </w:t>
      </w:r>
      <w:r>
        <w:rPr>
          <w:rFonts w:ascii="Symbol" w:eastAsia="Symbol" w:hAnsi="Symbol" w:cs="Symbol"/>
          <w:sz w:val="28"/>
          <w:szCs w:val="28"/>
        </w:rPr>
        <w:t></w:t>
      </w:r>
      <w:r>
        <w:rPr>
          <w:rFonts w:ascii="Times New Roman" w:eastAsia="Times New Roman" w:hAnsi="Times New Roman" w:cs="Times New Roman"/>
          <w:sz w:val="28"/>
          <w:szCs w:val="28"/>
        </w:rPr>
        <w:t xml:space="preserve"> 8,40mg dans G2 p=0,0933).</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Les vomissements post-opératoire ont été plus fréquentes chez les patientes qui ont reçu 100µ</w:t>
      </w:r>
      <w:proofErr w:type="gramStart"/>
      <w:r>
        <w:rPr>
          <w:rFonts w:ascii="Times New Roman" w:eastAsia="Times New Roman" w:hAnsi="Times New Roman" w:cs="Times New Roman"/>
          <w:sz w:val="28"/>
          <w:szCs w:val="28"/>
        </w:rPr>
        <w:t>g(</w:t>
      </w:r>
      <w:proofErr w:type="gramEnd"/>
      <w:r>
        <w:rPr>
          <w:rFonts w:ascii="Times New Roman" w:eastAsia="Times New Roman" w:hAnsi="Times New Roman" w:cs="Times New Roman"/>
          <w:sz w:val="28"/>
          <w:szCs w:val="28"/>
        </w:rPr>
        <w:t>17,3% dans G1vs 5,3% dans G2 avec p=0,0204).</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 prurit en post-opé</w:t>
      </w:r>
      <w:r>
        <w:rPr>
          <w:rFonts w:ascii="Times New Roman" w:eastAsia="Times New Roman" w:hAnsi="Times New Roman" w:cs="Times New Roman"/>
          <w:sz w:val="28"/>
          <w:szCs w:val="28"/>
        </w:rPr>
        <w:t>ratoire a été plus fréquentes chez les patientes qui ont reçu 100µg (37,3% dans G1 vs 21,3% dans G2 avec p=0,0313).</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Cette incidence des nausées vomissements et du prurit dans le groupe </w:t>
      </w:r>
      <w:proofErr w:type="gramStart"/>
      <w:r>
        <w:rPr>
          <w:rFonts w:ascii="Times New Roman" w:eastAsia="Times New Roman" w:hAnsi="Times New Roman" w:cs="Times New Roman"/>
          <w:sz w:val="28"/>
          <w:szCs w:val="28"/>
        </w:rPr>
        <w:t>1  pourrait</w:t>
      </w:r>
      <w:proofErr w:type="gramEnd"/>
      <w:r>
        <w:rPr>
          <w:rFonts w:ascii="Times New Roman" w:eastAsia="Times New Roman" w:hAnsi="Times New Roman" w:cs="Times New Roman"/>
          <w:sz w:val="28"/>
          <w:szCs w:val="28"/>
        </w:rPr>
        <w:t xml:space="preserve"> s’expliquer par la dose morphine car l’étude retrouve en 19</w:t>
      </w:r>
      <w:r>
        <w:rPr>
          <w:rFonts w:ascii="Times New Roman" w:eastAsia="Times New Roman" w:hAnsi="Times New Roman" w:cs="Times New Roman"/>
          <w:sz w:val="28"/>
          <w:szCs w:val="28"/>
        </w:rPr>
        <w:t>97, 100μg de morphine  montre une amélioration très significative de l’analgésie post opératoire (entre 13 et 20 h) Bonne tolérance (nausée, vomissement, prurit)[44].</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La douleur du site opératoire retrouvée en post-opératoire était comparable dans les deux</w:t>
      </w:r>
      <w:r>
        <w:rPr>
          <w:rFonts w:ascii="Times New Roman" w:eastAsia="Times New Roman" w:hAnsi="Times New Roman" w:cs="Times New Roman"/>
          <w:sz w:val="28"/>
          <w:szCs w:val="28"/>
        </w:rPr>
        <w:t xml:space="preserve"> groupes (16% dans G1vs 25,3% dans G2 avec p=0,1580).</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Les céphalées en post-opératoire était comparables dans les deux groupes, 10,7% dans G1 vs 14,7% dans G2 avec p=0,4614.</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 détresse respiratoire ne fut notée chez aucune patiente en post-opératoire.</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 </w:t>
      </w:r>
      <w:r>
        <w:rPr>
          <w:rFonts w:ascii="Times New Roman" w:eastAsia="Times New Roman" w:hAnsi="Times New Roman" w:cs="Times New Roman"/>
          <w:sz w:val="28"/>
          <w:szCs w:val="28"/>
        </w:rPr>
        <w:t>rétention aigue d’urine ne fut notée chez aucune patiente en post-opératoire.</w:t>
      </w:r>
    </w:p>
    <w:p w:rsidR="00107430" w:rsidRDefault="00107430">
      <w:pPr>
        <w:spacing w:after="0"/>
        <w:jc w:val="both"/>
        <w:rPr>
          <w:rFonts w:ascii="Times New Roman" w:eastAsia="Times New Roman" w:hAnsi="Times New Roman" w:cs="Times New Roman"/>
          <w:sz w:val="28"/>
          <w:szCs w:val="28"/>
        </w:rPr>
      </w:pPr>
    </w:p>
    <w:p w:rsidR="00107430" w:rsidRDefault="00257716">
      <w:pPr>
        <w:numPr>
          <w:ilvl w:val="1"/>
          <w:numId w:val="14"/>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Délai de reprise du transit et de l’ablation de la sonde urinaire</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Dans les deux groupes, la reprise de la voie orale était autorisée dès H2 </w:t>
      </w:r>
      <w:proofErr w:type="spellStart"/>
      <w:r>
        <w:rPr>
          <w:rFonts w:ascii="Times New Roman" w:eastAsia="Times New Roman" w:hAnsi="Times New Roman" w:cs="Times New Roman"/>
          <w:sz w:val="28"/>
          <w:szCs w:val="28"/>
        </w:rPr>
        <w:t>postopératoire</w:t>
      </w:r>
      <w:proofErr w:type="spellEnd"/>
      <w:r>
        <w:rPr>
          <w:rFonts w:ascii="Times New Roman" w:eastAsia="Times New Roman" w:hAnsi="Times New Roman" w:cs="Times New Roman"/>
          <w:sz w:val="28"/>
          <w:szCs w:val="28"/>
        </w:rPr>
        <w:t>. Cependant le délai d</w:t>
      </w:r>
      <w:r>
        <w:rPr>
          <w:rFonts w:ascii="Times New Roman" w:eastAsia="Times New Roman" w:hAnsi="Times New Roman" w:cs="Times New Roman"/>
          <w:sz w:val="28"/>
          <w:szCs w:val="28"/>
        </w:rPr>
        <w:t xml:space="preserve">e la reprise du transit n’était pas statistiquement différent dans les deux groupes ,23,60 </w:t>
      </w:r>
      <w:r>
        <w:rPr>
          <w:rFonts w:ascii="Symbol" w:eastAsia="Symbol" w:hAnsi="Symbol" w:cs="Symbol"/>
          <w:sz w:val="28"/>
          <w:szCs w:val="28"/>
        </w:rPr>
        <w:t></w:t>
      </w:r>
      <w:r>
        <w:rPr>
          <w:rFonts w:ascii="Times New Roman" w:eastAsia="Times New Roman" w:hAnsi="Times New Roman" w:cs="Times New Roman"/>
          <w:sz w:val="28"/>
          <w:szCs w:val="28"/>
        </w:rPr>
        <w:t xml:space="preserve"> 14,80 </w:t>
      </w:r>
      <w:proofErr w:type="gramStart"/>
      <w:r>
        <w:rPr>
          <w:rFonts w:ascii="Times New Roman" w:eastAsia="Times New Roman" w:hAnsi="Times New Roman" w:cs="Times New Roman"/>
          <w:sz w:val="28"/>
          <w:szCs w:val="28"/>
        </w:rPr>
        <w:t>heures  pour</w:t>
      </w:r>
      <w:proofErr w:type="gramEnd"/>
      <w:r>
        <w:rPr>
          <w:rFonts w:ascii="Times New Roman" w:eastAsia="Times New Roman" w:hAnsi="Times New Roman" w:cs="Times New Roman"/>
          <w:sz w:val="28"/>
          <w:szCs w:val="28"/>
        </w:rPr>
        <w:t xml:space="preserve">  le  G1 vs 21,52 </w:t>
      </w:r>
      <w:r>
        <w:rPr>
          <w:rFonts w:ascii="Symbol" w:eastAsia="Symbol" w:hAnsi="Symbol" w:cs="Symbol"/>
          <w:sz w:val="28"/>
          <w:szCs w:val="28"/>
        </w:rPr>
        <w:t></w:t>
      </w:r>
      <w:r>
        <w:rPr>
          <w:rFonts w:ascii="Times New Roman" w:eastAsia="Times New Roman" w:hAnsi="Times New Roman" w:cs="Times New Roman"/>
          <w:sz w:val="28"/>
          <w:szCs w:val="28"/>
        </w:rPr>
        <w:t xml:space="preserve"> 12,13 pour le G2, avec p = 0, 4189. </w:t>
      </w:r>
    </w:p>
    <w:p w:rsidR="00107430" w:rsidRDefault="00257716">
      <w:pPr>
        <w:spacing w:after="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Le  délai</w:t>
      </w:r>
      <w:proofErr w:type="gramEnd"/>
      <w:r>
        <w:rPr>
          <w:rFonts w:ascii="Times New Roman" w:eastAsia="Times New Roman" w:hAnsi="Times New Roman" w:cs="Times New Roman"/>
          <w:sz w:val="28"/>
          <w:szCs w:val="28"/>
        </w:rPr>
        <w:t xml:space="preserve">  moyen  d’ablation de la sonde urinaire  était  de  24,22 </w:t>
      </w:r>
      <w:r>
        <w:rPr>
          <w:rFonts w:ascii="Symbol" w:eastAsia="Symbol" w:hAnsi="Symbol" w:cs="Symbol"/>
          <w:sz w:val="28"/>
          <w:szCs w:val="28"/>
        </w:rPr>
        <w:t></w:t>
      </w:r>
      <w:r>
        <w:rPr>
          <w:rFonts w:ascii="Times New Roman" w:eastAsia="Times New Roman" w:hAnsi="Times New Roman" w:cs="Times New Roman"/>
          <w:sz w:val="28"/>
          <w:szCs w:val="28"/>
        </w:rPr>
        <w:t xml:space="preserve"> 6,77    heures  po</w:t>
      </w:r>
      <w:r>
        <w:rPr>
          <w:rFonts w:ascii="Times New Roman" w:eastAsia="Times New Roman" w:hAnsi="Times New Roman" w:cs="Times New Roman"/>
          <w:sz w:val="28"/>
          <w:szCs w:val="28"/>
        </w:rPr>
        <w:t xml:space="preserve">ur  le  G1 vs24,06 </w:t>
      </w:r>
      <w:r>
        <w:rPr>
          <w:rFonts w:ascii="Symbol" w:eastAsia="Symbol" w:hAnsi="Symbol" w:cs="Symbol"/>
          <w:sz w:val="28"/>
          <w:szCs w:val="28"/>
        </w:rPr>
        <w:t></w:t>
      </w:r>
      <w:r>
        <w:rPr>
          <w:rFonts w:ascii="Times New Roman" w:eastAsia="Times New Roman" w:hAnsi="Times New Roman" w:cs="Times New Roman"/>
          <w:sz w:val="28"/>
          <w:szCs w:val="28"/>
        </w:rPr>
        <w:t xml:space="preserve"> 4,96 pour le G2, avec p = 0,881.</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Par ailleurs nous notons une différence significative pour la proportion de patientes n’ayant pas émis les gaz (9 pour G1 vs 25 pour G2, p=0,0018) et l’ablation de la sonde urinaire (01 pour G1 vs 11 po</w:t>
      </w:r>
      <w:r>
        <w:rPr>
          <w:rFonts w:ascii="Times New Roman" w:eastAsia="Times New Roman" w:hAnsi="Times New Roman" w:cs="Times New Roman"/>
          <w:sz w:val="28"/>
          <w:szCs w:val="28"/>
        </w:rPr>
        <w:t xml:space="preserve">ur G2, p=0,0067) ; cela pourrait s’expliquer par le faite que la proportion de G2 prise pour </w:t>
      </w:r>
      <w:proofErr w:type="spellStart"/>
      <w:r>
        <w:rPr>
          <w:rFonts w:ascii="Times New Roman" w:eastAsia="Times New Roman" w:hAnsi="Times New Roman" w:cs="Times New Roman"/>
          <w:sz w:val="28"/>
          <w:szCs w:val="28"/>
        </w:rPr>
        <w:t>pré-éclampsie</w:t>
      </w:r>
      <w:proofErr w:type="spellEnd"/>
      <w:r>
        <w:rPr>
          <w:rFonts w:ascii="Times New Roman" w:eastAsia="Times New Roman" w:hAnsi="Times New Roman" w:cs="Times New Roman"/>
          <w:sz w:val="28"/>
          <w:szCs w:val="28"/>
        </w:rPr>
        <w:t xml:space="preserve"> est supérieure au G1 (25 vs 13, p=0,0242), le protocole pour ces patientes étaient de garder plus longtemps la sonde urinaire pour détecter une oligu</w:t>
      </w:r>
      <w:r>
        <w:rPr>
          <w:rFonts w:ascii="Times New Roman" w:eastAsia="Times New Roman" w:hAnsi="Times New Roman" w:cs="Times New Roman"/>
          <w:sz w:val="28"/>
          <w:szCs w:val="28"/>
        </w:rPr>
        <w:t>rie évitant ainsi la parturiente à ne pas se mobiliser et à se nourrir convenablement.</w:t>
      </w:r>
    </w:p>
    <w:p w:rsidR="00107430" w:rsidRDefault="00107430">
      <w:pPr>
        <w:spacing w:after="0"/>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183"/>
        <w:jc w:val="both"/>
        <w:rPr>
          <w:rFonts w:ascii="Times New Roman" w:eastAsia="Times New Roman" w:hAnsi="Times New Roman" w:cs="Times New Roman"/>
          <w:sz w:val="28"/>
          <w:szCs w:val="28"/>
        </w:rPr>
      </w:pPr>
    </w:p>
    <w:p w:rsidR="00107430" w:rsidRDefault="00107430">
      <w:pPr>
        <w:spacing w:after="183"/>
        <w:jc w:val="both"/>
        <w:rPr>
          <w:rFonts w:ascii="Times New Roman" w:eastAsia="Times New Roman" w:hAnsi="Times New Roman" w:cs="Times New Roman"/>
          <w:sz w:val="28"/>
          <w:szCs w:val="28"/>
        </w:rPr>
      </w:pPr>
    </w:p>
    <w:p w:rsidR="00107430" w:rsidRDefault="00107430">
      <w:pPr>
        <w:spacing w:after="183"/>
        <w:jc w:val="both"/>
        <w:rPr>
          <w:rFonts w:ascii="Times New Roman" w:eastAsia="Times New Roman" w:hAnsi="Times New Roman" w:cs="Times New Roman"/>
          <w:sz w:val="28"/>
          <w:szCs w:val="28"/>
        </w:rPr>
      </w:pPr>
    </w:p>
    <w:p w:rsidR="00107430" w:rsidRDefault="00107430">
      <w:pPr>
        <w:spacing w:after="183"/>
        <w:jc w:val="both"/>
        <w:rPr>
          <w:rFonts w:ascii="Times New Roman" w:eastAsia="Times New Roman" w:hAnsi="Times New Roman" w:cs="Times New Roman"/>
          <w:sz w:val="28"/>
          <w:szCs w:val="28"/>
        </w:rPr>
      </w:pPr>
    </w:p>
    <w:p w:rsidR="00107430" w:rsidRDefault="00107430">
      <w:pPr>
        <w:spacing w:after="183"/>
        <w:jc w:val="both"/>
        <w:rPr>
          <w:rFonts w:ascii="Times New Roman" w:eastAsia="Times New Roman" w:hAnsi="Times New Roman" w:cs="Times New Roman"/>
          <w:sz w:val="28"/>
          <w:szCs w:val="28"/>
        </w:rPr>
      </w:pPr>
    </w:p>
    <w:p w:rsidR="00107430" w:rsidRDefault="00107430">
      <w:pPr>
        <w:spacing w:after="183"/>
        <w:jc w:val="both"/>
        <w:rPr>
          <w:rFonts w:ascii="Times New Roman" w:eastAsia="Times New Roman" w:hAnsi="Times New Roman" w:cs="Times New Roman"/>
          <w:sz w:val="28"/>
          <w:szCs w:val="28"/>
        </w:rPr>
      </w:pPr>
    </w:p>
    <w:p w:rsidR="00107430" w:rsidRDefault="00107430">
      <w:pPr>
        <w:spacing w:after="183"/>
        <w:jc w:val="both"/>
        <w:rPr>
          <w:rFonts w:ascii="Times New Roman" w:eastAsia="Times New Roman" w:hAnsi="Times New Roman" w:cs="Times New Roman"/>
          <w:sz w:val="28"/>
          <w:szCs w:val="28"/>
        </w:rPr>
      </w:pPr>
    </w:p>
    <w:p w:rsidR="00107430" w:rsidRDefault="00107430">
      <w:pPr>
        <w:spacing w:after="183"/>
        <w:jc w:val="both"/>
        <w:rPr>
          <w:rFonts w:ascii="Times New Roman" w:eastAsia="Times New Roman" w:hAnsi="Times New Roman" w:cs="Times New Roman"/>
          <w:sz w:val="28"/>
          <w:szCs w:val="28"/>
        </w:rPr>
      </w:pPr>
    </w:p>
    <w:p w:rsidR="00107430" w:rsidRDefault="00107430">
      <w:pPr>
        <w:spacing w:after="183"/>
        <w:jc w:val="both"/>
        <w:rPr>
          <w:rFonts w:ascii="Times New Roman" w:eastAsia="Times New Roman" w:hAnsi="Times New Roman" w:cs="Times New Roman"/>
          <w:sz w:val="28"/>
          <w:szCs w:val="28"/>
        </w:rPr>
      </w:pPr>
    </w:p>
    <w:p w:rsidR="00107430" w:rsidRDefault="00107430">
      <w:pPr>
        <w:spacing w:after="183"/>
        <w:jc w:val="both"/>
        <w:rPr>
          <w:rFonts w:ascii="Times New Roman" w:eastAsia="Times New Roman" w:hAnsi="Times New Roman" w:cs="Times New Roman"/>
          <w:sz w:val="28"/>
          <w:szCs w:val="28"/>
        </w:rPr>
      </w:pPr>
    </w:p>
    <w:p w:rsidR="00107430" w:rsidRDefault="00107430">
      <w:pPr>
        <w:spacing w:after="183"/>
        <w:jc w:val="both"/>
        <w:rPr>
          <w:rFonts w:ascii="Times New Roman" w:eastAsia="Times New Roman" w:hAnsi="Times New Roman" w:cs="Times New Roman"/>
          <w:sz w:val="28"/>
          <w:szCs w:val="28"/>
        </w:rPr>
      </w:pPr>
    </w:p>
    <w:p w:rsidR="00107430" w:rsidRDefault="00107430">
      <w:pPr>
        <w:spacing w:after="183"/>
        <w:jc w:val="both"/>
        <w:rPr>
          <w:rFonts w:ascii="Times New Roman" w:eastAsia="Times New Roman" w:hAnsi="Times New Roman" w:cs="Times New Roman"/>
          <w:sz w:val="28"/>
          <w:szCs w:val="28"/>
        </w:rPr>
      </w:pPr>
    </w:p>
    <w:p w:rsidR="00107430" w:rsidRDefault="00257716">
      <w:pPr>
        <w:spacing w:after="183"/>
        <w:jc w:val="both"/>
        <w:rPr>
          <w:rFonts w:ascii="Times New Roman" w:eastAsia="Times New Roman" w:hAnsi="Times New Roman" w:cs="Times New Roman"/>
          <w:sz w:val="28"/>
          <w:szCs w:val="28"/>
        </w:rPr>
      </w:pPr>
      <w:r>
        <w:pict>
          <v:roundrect id="_x0000_s1043" style="position:absolute;left:0;text-align:left;margin-left:18.35pt;margin-top:18.35pt;width:437.4pt;height:217.25pt;z-index:251660288;mso-position-horizontal:absolute;mso-position-horizontal-relative:margin;mso-position-vertical:absolute;mso-position-vertical-relative:text" arcsize="10923f" fillcolor="#ffc000 [3207]" strokecolor="#f2f2f2 [3041]" strokeweight="3pt">
            <v:shadow on="t" type="perspective" color="#7f5f00 [1607]" opacity=".5" offset="1pt" offset2="-1pt"/>
            <v:textbox>
              <w:txbxContent>
                <w:p w:rsidR="00B16CE8" w:rsidRDefault="00257716" w:rsidP="00FA1C04">
                  <w:pPr>
                    <w:jc w:val="center"/>
                    <w:rPr>
                      <w:rFonts w:ascii="Times New Roman" w:hAnsi="Times New Roman" w:cs="Times New Roman"/>
                      <w:sz w:val="96"/>
                      <w:szCs w:val="96"/>
                    </w:rPr>
                  </w:pPr>
                </w:p>
                <w:p w:rsidR="00B16CE8" w:rsidRPr="00FB4329" w:rsidRDefault="00257716" w:rsidP="00FA1C04">
                  <w:pPr>
                    <w:jc w:val="center"/>
                    <w:rPr>
                      <w:rFonts w:ascii="Times New Roman" w:hAnsi="Times New Roman" w:cs="Times New Roman"/>
                      <w:sz w:val="96"/>
                      <w:szCs w:val="96"/>
                    </w:rPr>
                  </w:pPr>
                  <w:r>
                    <w:rPr>
                      <w:rFonts w:ascii="Times New Roman" w:hAnsi="Times New Roman" w:cs="Times New Roman"/>
                      <w:sz w:val="96"/>
                      <w:szCs w:val="96"/>
                    </w:rPr>
                    <w:t>CONCLUSION</w:t>
                  </w:r>
                </w:p>
              </w:txbxContent>
            </v:textbox>
            <w10:wrap anchorx="margin"/>
          </v:roundrect>
        </w:pict>
      </w:r>
    </w:p>
    <w:p w:rsidR="00107430" w:rsidRDefault="00107430">
      <w:pPr>
        <w:spacing w:after="183"/>
        <w:jc w:val="both"/>
        <w:rPr>
          <w:rFonts w:ascii="Times New Roman" w:eastAsia="Times New Roman" w:hAnsi="Times New Roman" w:cs="Times New Roman"/>
          <w:sz w:val="28"/>
          <w:szCs w:val="28"/>
        </w:rPr>
      </w:pPr>
    </w:p>
    <w:p w:rsidR="00107430" w:rsidRDefault="00107430">
      <w:pPr>
        <w:spacing w:after="183"/>
        <w:jc w:val="both"/>
        <w:rPr>
          <w:rFonts w:ascii="Times New Roman" w:eastAsia="Times New Roman" w:hAnsi="Times New Roman" w:cs="Times New Roman"/>
          <w:sz w:val="28"/>
          <w:szCs w:val="28"/>
        </w:rPr>
      </w:pPr>
    </w:p>
    <w:p w:rsidR="00107430" w:rsidRDefault="00107430">
      <w:pPr>
        <w:spacing w:after="183"/>
        <w:jc w:val="both"/>
        <w:rPr>
          <w:rFonts w:ascii="Times New Roman" w:eastAsia="Times New Roman" w:hAnsi="Times New Roman" w:cs="Times New Roman"/>
          <w:sz w:val="28"/>
          <w:szCs w:val="28"/>
        </w:rPr>
      </w:pPr>
    </w:p>
    <w:p w:rsidR="00107430" w:rsidRDefault="00107430">
      <w:pPr>
        <w:spacing w:after="183"/>
        <w:jc w:val="both"/>
        <w:rPr>
          <w:rFonts w:ascii="Times New Roman" w:eastAsia="Times New Roman" w:hAnsi="Times New Roman" w:cs="Times New Roman"/>
          <w:sz w:val="28"/>
          <w:szCs w:val="28"/>
        </w:rPr>
      </w:pPr>
    </w:p>
    <w:p w:rsidR="00107430" w:rsidRDefault="00107430">
      <w:pPr>
        <w:spacing w:after="183"/>
        <w:jc w:val="both"/>
        <w:rPr>
          <w:rFonts w:ascii="Times New Roman" w:eastAsia="Times New Roman" w:hAnsi="Times New Roman" w:cs="Times New Roman"/>
          <w:sz w:val="28"/>
          <w:szCs w:val="28"/>
        </w:rPr>
      </w:pPr>
    </w:p>
    <w:p w:rsidR="00107430" w:rsidRDefault="00107430">
      <w:pPr>
        <w:spacing w:after="183"/>
        <w:jc w:val="both"/>
        <w:rPr>
          <w:rFonts w:ascii="Times New Roman" w:eastAsia="Times New Roman" w:hAnsi="Times New Roman" w:cs="Times New Roman"/>
          <w:sz w:val="28"/>
          <w:szCs w:val="28"/>
        </w:rPr>
      </w:pPr>
    </w:p>
    <w:p w:rsidR="00107430" w:rsidRDefault="00107430">
      <w:pPr>
        <w:spacing w:after="183"/>
        <w:jc w:val="both"/>
        <w:rPr>
          <w:rFonts w:ascii="Times New Roman" w:eastAsia="Times New Roman" w:hAnsi="Times New Roman" w:cs="Times New Roman"/>
          <w:sz w:val="28"/>
          <w:szCs w:val="28"/>
        </w:rPr>
      </w:pPr>
    </w:p>
    <w:p w:rsidR="00107430" w:rsidRDefault="00107430">
      <w:pPr>
        <w:spacing w:after="183"/>
        <w:jc w:val="both"/>
        <w:rPr>
          <w:rFonts w:ascii="Times New Roman" w:eastAsia="Times New Roman" w:hAnsi="Times New Roman" w:cs="Times New Roman"/>
          <w:sz w:val="28"/>
          <w:szCs w:val="28"/>
        </w:rPr>
      </w:pPr>
    </w:p>
    <w:p w:rsidR="00107430" w:rsidRDefault="00107430">
      <w:pPr>
        <w:spacing w:after="183"/>
        <w:jc w:val="both"/>
        <w:rPr>
          <w:rFonts w:ascii="Times New Roman" w:eastAsia="Times New Roman" w:hAnsi="Times New Roman" w:cs="Times New Roman"/>
          <w:sz w:val="28"/>
          <w:szCs w:val="28"/>
        </w:rPr>
      </w:pPr>
    </w:p>
    <w:p w:rsidR="00107430" w:rsidRDefault="00107430">
      <w:pPr>
        <w:spacing w:after="183"/>
        <w:jc w:val="both"/>
        <w:rPr>
          <w:rFonts w:ascii="Times New Roman" w:eastAsia="Times New Roman" w:hAnsi="Times New Roman" w:cs="Times New Roman"/>
          <w:sz w:val="28"/>
          <w:szCs w:val="28"/>
        </w:rPr>
      </w:pPr>
    </w:p>
    <w:p w:rsidR="00107430" w:rsidRDefault="00107430">
      <w:pPr>
        <w:spacing w:after="183"/>
        <w:jc w:val="both"/>
        <w:rPr>
          <w:rFonts w:ascii="Times New Roman" w:eastAsia="Times New Roman" w:hAnsi="Times New Roman" w:cs="Times New Roman"/>
          <w:sz w:val="28"/>
          <w:szCs w:val="28"/>
        </w:rPr>
      </w:pPr>
    </w:p>
    <w:p w:rsidR="00107430" w:rsidRDefault="00107430">
      <w:pPr>
        <w:spacing w:after="183"/>
        <w:jc w:val="both"/>
        <w:rPr>
          <w:rFonts w:ascii="Times New Roman" w:eastAsia="Times New Roman" w:hAnsi="Times New Roman" w:cs="Times New Roman"/>
          <w:sz w:val="28"/>
          <w:szCs w:val="28"/>
        </w:rPr>
      </w:pPr>
    </w:p>
    <w:p w:rsidR="00107430" w:rsidRDefault="00107430">
      <w:pPr>
        <w:spacing w:after="183"/>
        <w:jc w:val="both"/>
        <w:rPr>
          <w:rFonts w:ascii="Times New Roman" w:eastAsia="Times New Roman" w:hAnsi="Times New Roman" w:cs="Times New Roman"/>
          <w:sz w:val="28"/>
          <w:szCs w:val="28"/>
        </w:rPr>
      </w:pPr>
    </w:p>
    <w:p w:rsidR="00107430" w:rsidRDefault="00107430">
      <w:pPr>
        <w:spacing w:after="183"/>
        <w:jc w:val="both"/>
        <w:rPr>
          <w:rFonts w:ascii="Times New Roman" w:eastAsia="Times New Roman" w:hAnsi="Times New Roman" w:cs="Times New Roman"/>
          <w:sz w:val="28"/>
          <w:szCs w:val="28"/>
        </w:rPr>
      </w:pPr>
    </w:p>
    <w:p w:rsidR="00107430" w:rsidRDefault="00107430">
      <w:pPr>
        <w:spacing w:after="183"/>
        <w:jc w:val="both"/>
        <w:rPr>
          <w:rFonts w:ascii="Times New Roman" w:eastAsia="Times New Roman" w:hAnsi="Times New Roman" w:cs="Times New Roman"/>
          <w:sz w:val="28"/>
          <w:szCs w:val="28"/>
        </w:rPr>
      </w:pPr>
    </w:p>
    <w:p w:rsidR="00107430" w:rsidRDefault="00107430">
      <w:pPr>
        <w:spacing w:after="183"/>
        <w:jc w:val="both"/>
        <w:rPr>
          <w:rFonts w:ascii="Times New Roman" w:eastAsia="Times New Roman" w:hAnsi="Times New Roman" w:cs="Times New Roman"/>
          <w:sz w:val="28"/>
          <w:szCs w:val="28"/>
        </w:rPr>
      </w:pPr>
    </w:p>
    <w:p w:rsidR="00107430" w:rsidRDefault="00107430">
      <w:pPr>
        <w:spacing w:after="183"/>
        <w:jc w:val="both"/>
        <w:rPr>
          <w:rFonts w:ascii="Times New Roman" w:eastAsia="Times New Roman" w:hAnsi="Times New Roman" w:cs="Times New Roman"/>
          <w:sz w:val="28"/>
          <w:szCs w:val="28"/>
        </w:rPr>
      </w:pPr>
    </w:p>
    <w:p w:rsidR="00107430" w:rsidRDefault="00257716">
      <w:pPr>
        <w:numPr>
          <w:ilvl w:val="0"/>
          <w:numId w:val="14"/>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CONCLUSION</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Au vu de la problématique de la prise en charge de la douleur post-opératoire et la survenue des effets secondaires </w:t>
      </w:r>
      <w:proofErr w:type="gramStart"/>
      <w:r>
        <w:rPr>
          <w:rFonts w:ascii="Times New Roman" w:eastAsia="Times New Roman" w:hAnsi="Times New Roman" w:cs="Times New Roman"/>
          <w:sz w:val="28"/>
          <w:szCs w:val="28"/>
        </w:rPr>
        <w:t>dans  les</w:t>
      </w:r>
      <w:proofErr w:type="gramEnd"/>
      <w:r>
        <w:rPr>
          <w:rFonts w:ascii="Times New Roman" w:eastAsia="Times New Roman" w:hAnsi="Times New Roman" w:cs="Times New Roman"/>
          <w:sz w:val="28"/>
          <w:szCs w:val="28"/>
        </w:rPr>
        <w:t xml:space="preserve">  pays  à  ressource  limitée,  de  l’intensité  de  la  douleur ressentie  par  les  patientes  pendant  les  48  premières  </w:t>
      </w:r>
      <w:r>
        <w:rPr>
          <w:rFonts w:ascii="Times New Roman" w:eastAsia="Times New Roman" w:hAnsi="Times New Roman" w:cs="Times New Roman"/>
          <w:sz w:val="28"/>
          <w:szCs w:val="28"/>
        </w:rPr>
        <w:lastRenderedPageBreak/>
        <w:t>heure</w:t>
      </w:r>
      <w:r>
        <w:rPr>
          <w:rFonts w:ascii="Times New Roman" w:eastAsia="Times New Roman" w:hAnsi="Times New Roman" w:cs="Times New Roman"/>
          <w:sz w:val="28"/>
          <w:szCs w:val="28"/>
        </w:rPr>
        <w:t>s  dans les groupes de 100µg comme de 50µg, nous constatons que l’analgésie est comparable. </w:t>
      </w:r>
    </w:p>
    <w:p w:rsidR="00107430" w:rsidRDefault="00257716">
      <w:pPr>
        <w:spacing w:after="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Cependant  le</w:t>
      </w:r>
      <w:proofErr w:type="gramEnd"/>
      <w:r>
        <w:rPr>
          <w:rFonts w:ascii="Times New Roman" w:eastAsia="Times New Roman" w:hAnsi="Times New Roman" w:cs="Times New Roman"/>
          <w:sz w:val="28"/>
          <w:szCs w:val="28"/>
        </w:rPr>
        <w:t xml:space="preserve"> nombre de nausées-vomissements </w:t>
      </w:r>
      <w:proofErr w:type="spellStart"/>
      <w:r>
        <w:rPr>
          <w:rFonts w:ascii="Times New Roman" w:eastAsia="Times New Roman" w:hAnsi="Times New Roman" w:cs="Times New Roman"/>
          <w:sz w:val="28"/>
          <w:szCs w:val="28"/>
        </w:rPr>
        <w:t>postopératoires</w:t>
      </w:r>
      <w:proofErr w:type="spellEnd"/>
      <w:r>
        <w:rPr>
          <w:rFonts w:ascii="Times New Roman" w:eastAsia="Times New Roman" w:hAnsi="Times New Roman" w:cs="Times New Roman"/>
          <w:sz w:val="28"/>
          <w:szCs w:val="28"/>
        </w:rPr>
        <w:t xml:space="preserve"> est plus important dans le groupe de 100µg. Il faudrait une autre étude avec un échantillon plus repré</w:t>
      </w:r>
      <w:r>
        <w:rPr>
          <w:rFonts w:ascii="Times New Roman" w:eastAsia="Times New Roman" w:hAnsi="Times New Roman" w:cs="Times New Roman"/>
          <w:sz w:val="28"/>
          <w:szCs w:val="28"/>
        </w:rPr>
        <w:t xml:space="preserve">sentatif de la population pour mieux percevoir la différence ou pas des effets secondaires des deux posologies.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Compte </w:t>
      </w:r>
      <w:proofErr w:type="gramStart"/>
      <w:r>
        <w:rPr>
          <w:rFonts w:ascii="Times New Roman" w:eastAsia="Times New Roman" w:hAnsi="Times New Roman" w:cs="Times New Roman"/>
          <w:sz w:val="28"/>
          <w:szCs w:val="28"/>
        </w:rPr>
        <w:t>tenu  des</w:t>
      </w:r>
      <w:proofErr w:type="gramEnd"/>
      <w:r>
        <w:rPr>
          <w:rFonts w:ascii="Times New Roman" w:eastAsia="Times New Roman" w:hAnsi="Times New Roman" w:cs="Times New Roman"/>
          <w:sz w:val="28"/>
          <w:szCs w:val="28"/>
        </w:rPr>
        <w:t xml:space="preserve">  autres avantages que pourraient avoir 50µg (réduction des effets secondaires, une analgésie aussi efficace que 100µg) une étu</w:t>
      </w:r>
      <w:r>
        <w:rPr>
          <w:rFonts w:ascii="Times New Roman" w:eastAsia="Times New Roman" w:hAnsi="Times New Roman" w:cs="Times New Roman"/>
          <w:sz w:val="28"/>
          <w:szCs w:val="28"/>
        </w:rPr>
        <w:t>de multicentrique, avec un plus grand échantillon, devrait être menée pour voir la faisabilité au quotidien de l’analgésie avec 50mgc de morphine IT. Les deux groupes réclamaient les antalgiques après la 24</w:t>
      </w:r>
      <w:r>
        <w:rPr>
          <w:rFonts w:ascii="Times New Roman" w:eastAsia="Times New Roman" w:hAnsi="Times New Roman" w:cs="Times New Roman"/>
          <w:sz w:val="28"/>
          <w:szCs w:val="28"/>
          <w:vertAlign w:val="superscript"/>
        </w:rPr>
        <w:t>ième</w:t>
      </w:r>
      <w:r>
        <w:rPr>
          <w:rFonts w:ascii="Times New Roman" w:eastAsia="Times New Roman" w:hAnsi="Times New Roman" w:cs="Times New Roman"/>
          <w:sz w:val="28"/>
          <w:szCs w:val="28"/>
        </w:rPr>
        <w:t xml:space="preserve"> heure, nous suggérons donc une analgésie mult</w:t>
      </w:r>
      <w:r>
        <w:rPr>
          <w:rFonts w:ascii="Times New Roman" w:eastAsia="Times New Roman" w:hAnsi="Times New Roman" w:cs="Times New Roman"/>
          <w:sz w:val="28"/>
          <w:szCs w:val="28"/>
        </w:rPr>
        <w:t xml:space="preserve">imodale fait de paracétamol et d’AINS en oral, permettant une réhabilitation précoce, moins </w:t>
      </w:r>
      <w:proofErr w:type="spellStart"/>
      <w:r>
        <w:rPr>
          <w:rFonts w:ascii="Times New Roman" w:eastAsia="Times New Roman" w:hAnsi="Times New Roman" w:cs="Times New Roman"/>
          <w:sz w:val="28"/>
          <w:szCs w:val="28"/>
        </w:rPr>
        <w:t>couteux</w:t>
      </w:r>
      <w:proofErr w:type="spellEnd"/>
      <w:r>
        <w:rPr>
          <w:rFonts w:ascii="Times New Roman" w:eastAsia="Times New Roman" w:hAnsi="Times New Roman" w:cs="Times New Roman"/>
          <w:sz w:val="28"/>
          <w:szCs w:val="28"/>
        </w:rPr>
        <w:t>, la satisfaction du personnel soignant par la réduction de leur charge de travail.</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De  même</w:t>
      </w:r>
      <w:proofErr w:type="gramEnd"/>
      <w:r>
        <w:rPr>
          <w:rFonts w:ascii="Times New Roman" w:eastAsia="Times New Roman" w:hAnsi="Times New Roman" w:cs="Times New Roman"/>
          <w:sz w:val="28"/>
          <w:szCs w:val="28"/>
        </w:rPr>
        <w:t xml:space="preserve">  une  formation  du  personnel  médical,  en  particulier  les </w:t>
      </w:r>
      <w:r>
        <w:rPr>
          <w:rFonts w:ascii="Times New Roman" w:eastAsia="Times New Roman" w:hAnsi="Times New Roman" w:cs="Times New Roman"/>
          <w:sz w:val="28"/>
          <w:szCs w:val="28"/>
        </w:rPr>
        <w:t xml:space="preserve">infirmiers spécialisés en anesthésie et les infirmiers en obstétrique, sur la gestion de la douleur </w:t>
      </w:r>
      <w:proofErr w:type="spellStart"/>
      <w:r>
        <w:rPr>
          <w:rFonts w:ascii="Times New Roman" w:eastAsia="Times New Roman" w:hAnsi="Times New Roman" w:cs="Times New Roman"/>
          <w:sz w:val="28"/>
          <w:szCs w:val="28"/>
        </w:rPr>
        <w:t>postopératoire</w:t>
      </w:r>
      <w:proofErr w:type="spellEnd"/>
      <w:r>
        <w:rPr>
          <w:rFonts w:ascii="Times New Roman" w:eastAsia="Times New Roman" w:hAnsi="Times New Roman" w:cs="Times New Roman"/>
          <w:sz w:val="28"/>
          <w:szCs w:val="28"/>
        </w:rPr>
        <w:t xml:space="preserve"> devra être entreprise dans les différents centres qui font de la chirurgie.</w:t>
      </w: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257716">
      <w:pPr>
        <w:spacing w:after="0"/>
        <w:jc w:val="both"/>
        <w:rPr>
          <w:rFonts w:ascii="Times New Roman" w:eastAsia="Times New Roman" w:hAnsi="Times New Roman" w:cs="Times New Roman"/>
          <w:b/>
          <w:sz w:val="28"/>
          <w:szCs w:val="28"/>
        </w:rPr>
      </w:pPr>
      <w:r>
        <w:pict>
          <v:roundrect id="_x0000_s1044" style="position:absolute;left:0;text-align:left;margin-left:-20.2pt;margin-top:16.35pt;width:520.5pt;height:269.35pt;z-index:251661312;mso-position-horizontal:absolute;mso-position-horizontal-relative:margin;mso-position-vertical:absolute;mso-position-vertical-relative:text" arcsize="10923f" fillcolor="#ffc000 [3207]" strokecolor="#f2f2f2 [3041]" strokeweight="3pt">
            <v:shadow on="t" type="perspective" color="#7f5f00 [1607]" opacity=".5" offset="1pt" offset2="-1pt"/>
            <v:textbox>
              <w:txbxContent>
                <w:p w:rsidR="00B16CE8" w:rsidRDefault="00257716" w:rsidP="005F2217">
                  <w:pPr>
                    <w:jc w:val="center"/>
                    <w:rPr>
                      <w:rFonts w:ascii="Times New Roman" w:hAnsi="Times New Roman" w:cs="Times New Roman"/>
                      <w:sz w:val="96"/>
                      <w:szCs w:val="96"/>
                    </w:rPr>
                  </w:pPr>
                </w:p>
                <w:p w:rsidR="00B16CE8" w:rsidRPr="00FB4329" w:rsidRDefault="00257716" w:rsidP="005F2217">
                  <w:pPr>
                    <w:jc w:val="center"/>
                    <w:rPr>
                      <w:rFonts w:ascii="Times New Roman" w:hAnsi="Times New Roman" w:cs="Times New Roman"/>
                      <w:sz w:val="96"/>
                      <w:szCs w:val="96"/>
                    </w:rPr>
                  </w:pPr>
                  <w:r>
                    <w:rPr>
                      <w:rFonts w:ascii="Times New Roman" w:hAnsi="Times New Roman" w:cs="Times New Roman"/>
                      <w:sz w:val="96"/>
                      <w:szCs w:val="96"/>
                    </w:rPr>
                    <w:t>REFERENCES BIBLIOGRAPHIQUES</w:t>
                  </w:r>
                </w:p>
              </w:txbxContent>
            </v:textbox>
            <w10:wrap anchorx="margin"/>
          </v:roundrect>
        </w:pict>
      </w: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257716">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 BIBLIOGRAPHIES</w:t>
      </w:r>
    </w:p>
    <w:p w:rsidR="00107430" w:rsidRDefault="00107430">
      <w:pPr>
        <w:spacing w:after="0" w:line="240" w:lineRule="auto"/>
        <w:jc w:val="both"/>
        <w:rPr>
          <w:rFonts w:ascii="Times New Roman" w:eastAsia="Times New Roman" w:hAnsi="Times New Roman" w:cs="Times New Roman"/>
          <w:sz w:val="28"/>
          <w:szCs w:val="28"/>
        </w:rPr>
      </w:pPr>
    </w:p>
    <w:p w:rsidR="00107430" w:rsidRDefault="00257716">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1D6767">
        <w:rPr>
          <w:rFonts w:ascii="Times New Roman" w:eastAsia="Times New Roman" w:hAnsi="Times New Roman" w:cs="Times New Roman"/>
          <w:color w:val="000000"/>
          <w:sz w:val="28"/>
          <w:szCs w:val="28"/>
          <w:lang w:val="en-US"/>
        </w:rPr>
        <w:t xml:space="preserve">Carvalho B, Cohen SE, Lipman SS, Fuller A, </w:t>
      </w:r>
      <w:proofErr w:type="spellStart"/>
      <w:r w:rsidRPr="001D6767">
        <w:rPr>
          <w:rFonts w:ascii="Times New Roman" w:eastAsia="Times New Roman" w:hAnsi="Times New Roman" w:cs="Times New Roman"/>
          <w:color w:val="000000"/>
          <w:sz w:val="28"/>
          <w:szCs w:val="28"/>
          <w:lang w:val="en-US"/>
        </w:rPr>
        <w:t>Mathusamy</w:t>
      </w:r>
      <w:proofErr w:type="spellEnd"/>
      <w:r w:rsidRPr="001D6767">
        <w:rPr>
          <w:rFonts w:ascii="Times New Roman" w:eastAsia="Times New Roman" w:hAnsi="Times New Roman" w:cs="Times New Roman"/>
          <w:color w:val="000000"/>
          <w:sz w:val="28"/>
          <w:szCs w:val="28"/>
          <w:lang w:val="en-US"/>
        </w:rPr>
        <w:t xml:space="preserve"> AD, </w:t>
      </w:r>
      <w:proofErr w:type="spellStart"/>
      <w:r w:rsidRPr="001D6767">
        <w:rPr>
          <w:rFonts w:ascii="Times New Roman" w:eastAsia="Times New Roman" w:hAnsi="Times New Roman" w:cs="Times New Roman"/>
          <w:color w:val="000000"/>
          <w:sz w:val="28"/>
          <w:szCs w:val="28"/>
          <w:lang w:val="en-US"/>
        </w:rPr>
        <w:t>Macario</w:t>
      </w:r>
      <w:proofErr w:type="spellEnd"/>
      <w:r w:rsidRPr="001D6767">
        <w:rPr>
          <w:rFonts w:ascii="Times New Roman" w:eastAsia="Times New Roman" w:hAnsi="Times New Roman" w:cs="Times New Roman"/>
          <w:color w:val="000000"/>
          <w:sz w:val="28"/>
          <w:szCs w:val="28"/>
          <w:lang w:val="en-US"/>
        </w:rPr>
        <w:t xml:space="preserve"> A. Patient Preferences for Anesthesia Outcomes Associated with Cesarean Delivery. </w:t>
      </w:r>
      <w:proofErr w:type="spellStart"/>
      <w:r>
        <w:rPr>
          <w:rFonts w:ascii="Times New Roman" w:eastAsia="Times New Roman" w:hAnsi="Times New Roman" w:cs="Times New Roman"/>
          <w:color w:val="000000"/>
          <w:sz w:val="28"/>
          <w:szCs w:val="28"/>
        </w:rPr>
        <w:t>AnesthAnalg</w:t>
      </w:r>
      <w:proofErr w:type="spellEnd"/>
      <w:r>
        <w:rPr>
          <w:rFonts w:ascii="Times New Roman" w:eastAsia="Times New Roman" w:hAnsi="Times New Roman" w:cs="Times New Roman"/>
          <w:color w:val="000000"/>
          <w:sz w:val="28"/>
          <w:szCs w:val="28"/>
        </w:rPr>
        <w:t xml:space="preserve">. </w:t>
      </w:r>
      <w:proofErr w:type="gramStart"/>
      <w:r>
        <w:rPr>
          <w:rFonts w:ascii="Times New Roman" w:eastAsia="Times New Roman" w:hAnsi="Times New Roman" w:cs="Times New Roman"/>
          <w:color w:val="000000"/>
          <w:sz w:val="28"/>
          <w:szCs w:val="28"/>
        </w:rPr>
        <w:t>2005;</w:t>
      </w:r>
      <w:proofErr w:type="gramEnd"/>
      <w:r>
        <w:rPr>
          <w:rFonts w:ascii="Times New Roman" w:eastAsia="Times New Roman" w:hAnsi="Times New Roman" w:cs="Times New Roman"/>
          <w:color w:val="000000"/>
          <w:sz w:val="28"/>
          <w:szCs w:val="28"/>
        </w:rPr>
        <w:t xml:space="preserve">101:1182–7. </w:t>
      </w:r>
    </w:p>
    <w:p w:rsidR="00107430" w:rsidRDefault="00107430">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sz w:val="28"/>
          <w:szCs w:val="28"/>
        </w:rPr>
      </w:pPr>
    </w:p>
    <w:p w:rsidR="00107430" w:rsidRDefault="00257716">
      <w:pPr>
        <w:numPr>
          <w:ilvl w:val="0"/>
          <w:numId w:val="3"/>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Peters ML, Sommer M, de </w:t>
      </w:r>
      <w:proofErr w:type="spellStart"/>
      <w:r>
        <w:rPr>
          <w:rFonts w:ascii="Times New Roman" w:eastAsia="Times New Roman" w:hAnsi="Times New Roman" w:cs="Times New Roman"/>
          <w:color w:val="000000"/>
          <w:sz w:val="28"/>
          <w:szCs w:val="28"/>
        </w:rPr>
        <w:t>Rijke</w:t>
      </w:r>
      <w:proofErr w:type="spellEnd"/>
      <w:r>
        <w:rPr>
          <w:rFonts w:ascii="Times New Roman" w:eastAsia="Times New Roman" w:hAnsi="Times New Roman" w:cs="Times New Roman"/>
          <w:color w:val="000000"/>
          <w:sz w:val="28"/>
          <w:szCs w:val="28"/>
        </w:rPr>
        <w:t xml:space="preserve"> JM, </w:t>
      </w:r>
      <w:proofErr w:type="spellStart"/>
      <w:r>
        <w:rPr>
          <w:rFonts w:ascii="Times New Roman" w:eastAsia="Times New Roman" w:hAnsi="Times New Roman" w:cs="Times New Roman"/>
          <w:color w:val="000000"/>
          <w:sz w:val="28"/>
          <w:szCs w:val="28"/>
        </w:rPr>
        <w:t>Kessels</w:t>
      </w:r>
      <w:proofErr w:type="spellEnd"/>
      <w:r>
        <w:rPr>
          <w:rFonts w:ascii="Times New Roman" w:eastAsia="Times New Roman" w:hAnsi="Times New Roman" w:cs="Times New Roman"/>
          <w:color w:val="000000"/>
          <w:sz w:val="28"/>
          <w:szCs w:val="28"/>
        </w:rPr>
        <w:t xml:space="preserve"> F, Heineman E, </w:t>
      </w:r>
      <w:proofErr w:type="spellStart"/>
      <w:r>
        <w:rPr>
          <w:rFonts w:ascii="Times New Roman" w:eastAsia="Times New Roman" w:hAnsi="Times New Roman" w:cs="Times New Roman"/>
          <w:color w:val="000000"/>
          <w:sz w:val="28"/>
          <w:szCs w:val="28"/>
        </w:rPr>
        <w:t>Patijn</w:t>
      </w:r>
      <w:proofErr w:type="spellEnd"/>
      <w:r>
        <w:rPr>
          <w:rFonts w:ascii="Times New Roman" w:eastAsia="Times New Roman" w:hAnsi="Times New Roman" w:cs="Times New Roman"/>
          <w:color w:val="000000"/>
          <w:sz w:val="28"/>
          <w:szCs w:val="28"/>
        </w:rPr>
        <w:t xml:space="preserve"> J, et al. </w:t>
      </w:r>
      <w:r w:rsidRPr="001D6767">
        <w:rPr>
          <w:rFonts w:ascii="Times New Roman" w:eastAsia="Times New Roman" w:hAnsi="Times New Roman" w:cs="Times New Roman"/>
          <w:color w:val="000000"/>
          <w:sz w:val="28"/>
          <w:szCs w:val="28"/>
          <w:lang w:val="en-US"/>
        </w:rPr>
        <w:t xml:space="preserve">Somatic and Psychologic Predictors of Long-term Unfavorable Outcome After Surgical Intervention. </w:t>
      </w:r>
      <w:r>
        <w:rPr>
          <w:rFonts w:ascii="Times New Roman" w:eastAsia="Times New Roman" w:hAnsi="Times New Roman" w:cs="Times New Roman"/>
          <w:color w:val="000000"/>
          <w:sz w:val="28"/>
          <w:szCs w:val="28"/>
        </w:rPr>
        <w:t xml:space="preserve">Ann </w:t>
      </w:r>
      <w:proofErr w:type="spellStart"/>
      <w:r>
        <w:rPr>
          <w:rFonts w:ascii="Times New Roman" w:eastAsia="Times New Roman" w:hAnsi="Times New Roman" w:cs="Times New Roman"/>
          <w:color w:val="000000"/>
          <w:sz w:val="28"/>
          <w:szCs w:val="28"/>
        </w:rPr>
        <w:t>Surg</w:t>
      </w:r>
      <w:proofErr w:type="spellEnd"/>
      <w:r>
        <w:rPr>
          <w:rFonts w:ascii="Times New Roman" w:eastAsia="Times New Roman" w:hAnsi="Times New Roman" w:cs="Times New Roman"/>
          <w:color w:val="000000"/>
          <w:sz w:val="28"/>
          <w:szCs w:val="28"/>
        </w:rPr>
        <w:t xml:space="preserve">. </w:t>
      </w:r>
      <w:proofErr w:type="gramStart"/>
      <w:r>
        <w:rPr>
          <w:rFonts w:ascii="Times New Roman" w:eastAsia="Times New Roman" w:hAnsi="Times New Roman" w:cs="Times New Roman"/>
          <w:color w:val="000000"/>
          <w:sz w:val="28"/>
          <w:szCs w:val="28"/>
        </w:rPr>
        <w:t>2007;</w:t>
      </w:r>
      <w:proofErr w:type="gramEnd"/>
      <w:r>
        <w:rPr>
          <w:rFonts w:ascii="Times New Roman" w:eastAsia="Times New Roman" w:hAnsi="Times New Roman" w:cs="Times New Roman"/>
          <w:color w:val="000000"/>
          <w:sz w:val="28"/>
          <w:szCs w:val="28"/>
        </w:rPr>
        <w:t>245:487–94.</w:t>
      </w:r>
    </w:p>
    <w:p w:rsidR="00107430" w:rsidRDefault="00107430">
      <w:pPr>
        <w:spacing w:after="0"/>
        <w:jc w:val="both"/>
        <w:rPr>
          <w:rFonts w:ascii="Times New Roman" w:eastAsia="Times New Roman" w:hAnsi="Times New Roman" w:cs="Times New Roman"/>
          <w:sz w:val="28"/>
          <w:szCs w:val="28"/>
        </w:rPr>
      </w:pPr>
    </w:p>
    <w:p w:rsidR="00107430" w:rsidRDefault="00257716">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roofErr w:type="spellStart"/>
      <w:r w:rsidRPr="001D6767">
        <w:rPr>
          <w:rFonts w:ascii="Times New Roman" w:eastAsia="Times New Roman" w:hAnsi="Times New Roman" w:cs="Times New Roman"/>
          <w:color w:val="000000"/>
          <w:sz w:val="28"/>
          <w:szCs w:val="28"/>
          <w:lang w:val="en-US"/>
        </w:rPr>
        <w:t>Perlas</w:t>
      </w:r>
      <w:proofErr w:type="spellEnd"/>
      <w:r w:rsidRPr="001D6767">
        <w:rPr>
          <w:rFonts w:ascii="Times New Roman" w:eastAsia="Times New Roman" w:hAnsi="Times New Roman" w:cs="Times New Roman"/>
          <w:color w:val="000000"/>
          <w:sz w:val="28"/>
          <w:szCs w:val="28"/>
          <w:lang w:val="en-US"/>
        </w:rPr>
        <w:t xml:space="preserve"> A. Evidence for the use of ultrasound in neuraxial blocks. </w:t>
      </w:r>
      <w:proofErr w:type="spellStart"/>
      <w:r>
        <w:rPr>
          <w:rFonts w:ascii="Times New Roman" w:eastAsia="Times New Roman" w:hAnsi="Times New Roman" w:cs="Times New Roman"/>
          <w:color w:val="000000"/>
          <w:sz w:val="28"/>
          <w:szCs w:val="28"/>
        </w:rPr>
        <w:t>RegAnesth</w:t>
      </w:r>
      <w:proofErr w:type="spellEnd"/>
      <w:r>
        <w:rPr>
          <w:rFonts w:ascii="Times New Roman" w:eastAsia="Times New Roman" w:hAnsi="Times New Roman" w:cs="Times New Roman"/>
          <w:color w:val="000000"/>
          <w:sz w:val="28"/>
          <w:szCs w:val="28"/>
        </w:rPr>
        <w:t xml:space="preserve"> Pain Med </w:t>
      </w:r>
      <w:proofErr w:type="gramStart"/>
      <w:r>
        <w:rPr>
          <w:rFonts w:ascii="Times New Roman" w:eastAsia="Times New Roman" w:hAnsi="Times New Roman" w:cs="Times New Roman"/>
          <w:color w:val="000000"/>
          <w:sz w:val="28"/>
          <w:szCs w:val="28"/>
        </w:rPr>
        <w:t>2010;</w:t>
      </w:r>
      <w:proofErr w:type="gramEnd"/>
      <w:r>
        <w:rPr>
          <w:rFonts w:ascii="Times New Roman" w:eastAsia="Times New Roman" w:hAnsi="Times New Roman" w:cs="Times New Roman"/>
          <w:color w:val="000000"/>
          <w:sz w:val="28"/>
          <w:szCs w:val="28"/>
        </w:rPr>
        <w:t xml:space="preserve"> 35: S43</w:t>
      </w:r>
      <w:r>
        <w:rPr>
          <w:rFonts w:ascii="Cambria Math" w:eastAsia="Cambria Math" w:hAnsi="Cambria Math" w:cs="Cambria Math"/>
          <w:color w:val="000000"/>
          <w:sz w:val="28"/>
          <w:szCs w:val="28"/>
        </w:rPr>
        <w:t>‐</w:t>
      </w:r>
      <w:r>
        <w:rPr>
          <w:rFonts w:ascii="Times New Roman" w:eastAsia="Times New Roman" w:hAnsi="Times New Roman" w:cs="Times New Roman"/>
          <w:color w:val="000000"/>
          <w:sz w:val="28"/>
          <w:szCs w:val="28"/>
        </w:rPr>
        <w:t>S46.</w:t>
      </w:r>
    </w:p>
    <w:p w:rsidR="00107430" w:rsidRDefault="00107430">
      <w:pPr>
        <w:pBdr>
          <w:top w:val="nil"/>
          <w:left w:val="nil"/>
          <w:bottom w:val="nil"/>
          <w:right w:val="nil"/>
          <w:between w:val="nil"/>
        </w:pBdr>
        <w:spacing w:after="160" w:line="259" w:lineRule="auto"/>
        <w:ind w:left="720" w:hanging="720"/>
        <w:jc w:val="both"/>
        <w:rPr>
          <w:rFonts w:ascii="Times New Roman" w:eastAsia="Times New Roman" w:hAnsi="Times New Roman" w:cs="Times New Roman"/>
          <w:color w:val="000000"/>
          <w:sz w:val="28"/>
          <w:szCs w:val="28"/>
        </w:rPr>
      </w:pPr>
    </w:p>
    <w:p w:rsidR="00107430" w:rsidRDefault="00257716">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Lahmy-Deddouch</w:t>
      </w:r>
      <w:proofErr w:type="spellEnd"/>
      <w:r>
        <w:rPr>
          <w:rFonts w:ascii="Times New Roman" w:eastAsia="Times New Roman" w:hAnsi="Times New Roman" w:cs="Times New Roman"/>
          <w:color w:val="000000"/>
          <w:sz w:val="28"/>
          <w:szCs w:val="28"/>
        </w:rPr>
        <w:t xml:space="preserve"> O. Morbidité maternelle associée aux césariennes programmées et réalisées en urgence : étude prospective entre avril 2006 et avril 2007 </w:t>
      </w:r>
      <w:r>
        <w:rPr>
          <w:rFonts w:ascii="Times New Roman" w:eastAsia="Times New Roman" w:hAnsi="Times New Roman" w:cs="Times New Roman"/>
          <w:color w:val="000000"/>
          <w:sz w:val="28"/>
          <w:szCs w:val="28"/>
        </w:rPr>
        <w:t xml:space="preserve">dans le C.H.R. de Versailles </w:t>
      </w:r>
      <w:proofErr w:type="spellStart"/>
      <w:proofErr w:type="gramStart"/>
      <w:r>
        <w:rPr>
          <w:rFonts w:ascii="Times New Roman" w:eastAsia="Times New Roman" w:hAnsi="Times New Roman" w:cs="Times New Roman"/>
          <w:color w:val="000000"/>
          <w:sz w:val="28"/>
          <w:szCs w:val="28"/>
        </w:rPr>
        <w:t>thèse.Paris</w:t>
      </w:r>
      <w:proofErr w:type="spellEnd"/>
      <w:proofErr w:type="gramEnd"/>
      <w:r>
        <w:rPr>
          <w:rFonts w:ascii="Times New Roman" w:eastAsia="Times New Roman" w:hAnsi="Times New Roman" w:cs="Times New Roman"/>
          <w:color w:val="000000"/>
          <w:sz w:val="28"/>
          <w:szCs w:val="28"/>
        </w:rPr>
        <w:t xml:space="preserve">: Université Paris Val-De-Marne ; 2008. 90 p. En ligne. </w:t>
      </w:r>
      <w:hyperlink r:id="rId13">
        <w:r>
          <w:rPr>
            <w:rFonts w:ascii="Times New Roman" w:eastAsia="Times New Roman" w:hAnsi="Times New Roman" w:cs="Times New Roman"/>
            <w:color w:val="000000"/>
            <w:sz w:val="28"/>
            <w:szCs w:val="28"/>
            <w:u w:val="single"/>
          </w:rPr>
          <w:t>http://doxa.upec</w:t>
        </w:r>
      </w:hyperlink>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fr</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theses</w:t>
      </w:r>
      <w:proofErr w:type="spellEnd"/>
      <w:r>
        <w:rPr>
          <w:rFonts w:ascii="Times New Roman" w:eastAsia="Times New Roman" w:hAnsi="Times New Roman" w:cs="Times New Roman"/>
          <w:color w:val="000000"/>
          <w:sz w:val="28"/>
          <w:szCs w:val="28"/>
        </w:rPr>
        <w:t>/th0511590.pdf. Consulté le 11 mars 2019</w:t>
      </w:r>
    </w:p>
    <w:p w:rsidR="00107430" w:rsidRDefault="0010743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107430" w:rsidRDefault="00257716">
      <w:pPr>
        <w:numPr>
          <w:ilvl w:val="0"/>
          <w:numId w:val="3"/>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proofErr w:type="spellStart"/>
      <w:r w:rsidRPr="001D6767">
        <w:rPr>
          <w:rFonts w:ascii="Times New Roman" w:eastAsia="Times New Roman" w:hAnsi="Times New Roman" w:cs="Times New Roman"/>
          <w:color w:val="000000"/>
          <w:sz w:val="28"/>
          <w:szCs w:val="28"/>
          <w:lang w:val="en-US"/>
        </w:rPr>
        <w:t>Gerbershagen</w:t>
      </w:r>
      <w:proofErr w:type="spellEnd"/>
      <w:r w:rsidRPr="001D6767">
        <w:rPr>
          <w:rFonts w:ascii="Times New Roman" w:eastAsia="Times New Roman" w:hAnsi="Times New Roman" w:cs="Times New Roman"/>
          <w:color w:val="000000"/>
          <w:sz w:val="28"/>
          <w:szCs w:val="28"/>
          <w:lang w:val="en-US"/>
        </w:rPr>
        <w:t xml:space="preserve"> HJ, </w:t>
      </w:r>
      <w:proofErr w:type="spellStart"/>
      <w:r w:rsidRPr="001D6767">
        <w:rPr>
          <w:rFonts w:ascii="Times New Roman" w:eastAsia="Times New Roman" w:hAnsi="Times New Roman" w:cs="Times New Roman"/>
          <w:color w:val="000000"/>
          <w:sz w:val="28"/>
          <w:szCs w:val="28"/>
          <w:lang w:val="en-US"/>
        </w:rPr>
        <w:t>Aduckathil</w:t>
      </w:r>
      <w:proofErr w:type="spellEnd"/>
      <w:r w:rsidRPr="001D6767">
        <w:rPr>
          <w:rFonts w:ascii="Times New Roman" w:eastAsia="Times New Roman" w:hAnsi="Times New Roman" w:cs="Times New Roman"/>
          <w:color w:val="000000"/>
          <w:sz w:val="28"/>
          <w:szCs w:val="28"/>
          <w:lang w:val="en-US"/>
        </w:rPr>
        <w:t xml:space="preserve"> S, van </w:t>
      </w:r>
      <w:proofErr w:type="spellStart"/>
      <w:r w:rsidRPr="001D6767">
        <w:rPr>
          <w:rFonts w:ascii="Times New Roman" w:eastAsia="Times New Roman" w:hAnsi="Times New Roman" w:cs="Times New Roman"/>
          <w:color w:val="000000"/>
          <w:sz w:val="28"/>
          <w:szCs w:val="28"/>
          <w:lang w:val="en-US"/>
        </w:rPr>
        <w:t>Wijck</w:t>
      </w:r>
      <w:proofErr w:type="spellEnd"/>
      <w:r w:rsidRPr="001D6767">
        <w:rPr>
          <w:rFonts w:ascii="Times New Roman" w:eastAsia="Times New Roman" w:hAnsi="Times New Roman" w:cs="Times New Roman"/>
          <w:color w:val="000000"/>
          <w:sz w:val="28"/>
          <w:szCs w:val="28"/>
          <w:lang w:val="en-US"/>
        </w:rPr>
        <w:t xml:space="preserve"> AJM, </w:t>
      </w:r>
      <w:proofErr w:type="spellStart"/>
      <w:r w:rsidRPr="001D6767">
        <w:rPr>
          <w:rFonts w:ascii="Times New Roman" w:eastAsia="Times New Roman" w:hAnsi="Times New Roman" w:cs="Times New Roman"/>
          <w:color w:val="000000"/>
          <w:sz w:val="28"/>
          <w:szCs w:val="28"/>
          <w:lang w:val="en-US"/>
        </w:rPr>
        <w:t>Peelen</w:t>
      </w:r>
      <w:proofErr w:type="spellEnd"/>
      <w:r w:rsidRPr="001D6767">
        <w:rPr>
          <w:rFonts w:ascii="Times New Roman" w:eastAsia="Times New Roman" w:hAnsi="Times New Roman" w:cs="Times New Roman"/>
          <w:color w:val="000000"/>
          <w:sz w:val="28"/>
          <w:szCs w:val="28"/>
          <w:lang w:val="en-US"/>
        </w:rPr>
        <w:t xml:space="preserve"> LM, </w:t>
      </w:r>
      <w:proofErr w:type="spellStart"/>
      <w:r w:rsidRPr="001D6767">
        <w:rPr>
          <w:rFonts w:ascii="Times New Roman" w:eastAsia="Times New Roman" w:hAnsi="Times New Roman" w:cs="Times New Roman"/>
          <w:color w:val="000000"/>
          <w:sz w:val="28"/>
          <w:szCs w:val="28"/>
          <w:lang w:val="en-US"/>
        </w:rPr>
        <w:t>Kalkman</w:t>
      </w:r>
      <w:proofErr w:type="spellEnd"/>
      <w:r w:rsidRPr="001D6767">
        <w:rPr>
          <w:rFonts w:ascii="Times New Roman" w:eastAsia="Times New Roman" w:hAnsi="Times New Roman" w:cs="Times New Roman"/>
          <w:color w:val="000000"/>
          <w:sz w:val="28"/>
          <w:szCs w:val="28"/>
          <w:lang w:val="en-US"/>
        </w:rPr>
        <w:t xml:space="preserve"> CJ, Meissner W. Pain Intensity on the First Day after Surgery: A Prospective Cohort Study Comparing 179 Surgical Procedures. </w:t>
      </w:r>
      <w:proofErr w:type="spellStart"/>
      <w:r>
        <w:rPr>
          <w:rFonts w:ascii="Times New Roman" w:eastAsia="Times New Roman" w:hAnsi="Times New Roman" w:cs="Times New Roman"/>
          <w:color w:val="000000"/>
          <w:sz w:val="28"/>
          <w:szCs w:val="28"/>
        </w:rPr>
        <w:t>Anesthesiology</w:t>
      </w:r>
      <w:proofErr w:type="spellEnd"/>
      <w:r>
        <w:rPr>
          <w:rFonts w:ascii="Times New Roman" w:eastAsia="Times New Roman" w:hAnsi="Times New Roman" w:cs="Times New Roman"/>
          <w:color w:val="000000"/>
          <w:sz w:val="28"/>
          <w:szCs w:val="28"/>
        </w:rPr>
        <w:t xml:space="preserve">. </w:t>
      </w:r>
      <w:proofErr w:type="gramStart"/>
      <w:r>
        <w:rPr>
          <w:rFonts w:ascii="Times New Roman" w:eastAsia="Times New Roman" w:hAnsi="Times New Roman" w:cs="Times New Roman"/>
          <w:color w:val="000000"/>
          <w:sz w:val="28"/>
          <w:szCs w:val="28"/>
        </w:rPr>
        <w:t>2013;</w:t>
      </w:r>
      <w:proofErr w:type="gramEnd"/>
      <w:r>
        <w:rPr>
          <w:rFonts w:ascii="Times New Roman" w:eastAsia="Times New Roman" w:hAnsi="Times New Roman" w:cs="Times New Roman"/>
          <w:color w:val="000000"/>
          <w:sz w:val="28"/>
          <w:szCs w:val="28"/>
        </w:rPr>
        <w:t xml:space="preserve"> 118:934–44.</w:t>
      </w:r>
    </w:p>
    <w:p w:rsidR="00107430" w:rsidRDefault="00107430">
      <w:pPr>
        <w:pBdr>
          <w:top w:val="nil"/>
          <w:left w:val="nil"/>
          <w:bottom w:val="nil"/>
          <w:right w:val="nil"/>
          <w:between w:val="nil"/>
        </w:pBdr>
        <w:spacing w:after="160" w:line="259" w:lineRule="auto"/>
        <w:ind w:left="720" w:hanging="720"/>
        <w:jc w:val="both"/>
        <w:rPr>
          <w:rFonts w:ascii="Times New Roman" w:eastAsia="Times New Roman" w:hAnsi="Times New Roman" w:cs="Times New Roman"/>
          <w:color w:val="000000"/>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257716">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roofErr w:type="spellStart"/>
      <w:proofErr w:type="gramStart"/>
      <w:r>
        <w:rPr>
          <w:rFonts w:ascii="Times New Roman" w:eastAsia="Times New Roman" w:hAnsi="Times New Roman" w:cs="Times New Roman"/>
          <w:color w:val="000000"/>
          <w:sz w:val="28"/>
          <w:szCs w:val="28"/>
        </w:rPr>
        <w:t>BoermaT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Ronsmans</w:t>
      </w:r>
      <w:proofErr w:type="spellEnd"/>
      <w:proofErr w:type="gramEnd"/>
      <w:r>
        <w:rPr>
          <w:rFonts w:ascii="Times New Roman" w:eastAsia="Times New Roman" w:hAnsi="Times New Roman" w:cs="Times New Roman"/>
          <w:color w:val="000000"/>
          <w:sz w:val="28"/>
          <w:szCs w:val="28"/>
        </w:rPr>
        <w:t xml:space="preserve"> C , Melesse D Y , Barros A J D , Barros F C , Juan L , et al. </w:t>
      </w:r>
      <w:r w:rsidRPr="001D6767">
        <w:rPr>
          <w:rFonts w:ascii="Times New Roman" w:eastAsia="Times New Roman" w:hAnsi="Times New Roman" w:cs="Times New Roman"/>
          <w:color w:val="000000"/>
          <w:sz w:val="28"/>
          <w:szCs w:val="28"/>
          <w:lang w:val="en-US"/>
        </w:rPr>
        <w:t xml:space="preserve">Global epidemiology of use of and disparities in caesarean sections. </w:t>
      </w:r>
      <w:r>
        <w:rPr>
          <w:rFonts w:ascii="Times New Roman" w:eastAsia="Times New Roman" w:hAnsi="Times New Roman" w:cs="Times New Roman"/>
          <w:color w:val="000000"/>
          <w:sz w:val="28"/>
          <w:szCs w:val="28"/>
        </w:rPr>
        <w:t>Lancet.  2018 ; 392 : 1341- 48. DOI :</w:t>
      </w:r>
      <w:hyperlink r:id="rId14">
        <w:r>
          <w:rPr>
            <w:rFonts w:ascii="Times New Roman" w:eastAsia="Times New Roman" w:hAnsi="Times New Roman" w:cs="Times New Roman"/>
            <w:color w:val="000000"/>
            <w:sz w:val="28"/>
            <w:szCs w:val="28"/>
            <w:u w:val="single"/>
          </w:rPr>
          <w:t>https://doi.org/10.1016/S0140-6736 (18) 31928-7</w:t>
        </w:r>
      </w:hyperlink>
      <w:r>
        <w:rPr>
          <w:rFonts w:ascii="Times New Roman" w:eastAsia="Times New Roman" w:hAnsi="Times New Roman" w:cs="Times New Roman"/>
          <w:color w:val="000000"/>
          <w:sz w:val="28"/>
          <w:szCs w:val="28"/>
        </w:rPr>
        <w:t>.</w:t>
      </w:r>
    </w:p>
    <w:p w:rsidR="00107430" w:rsidRDefault="00107430">
      <w:pPr>
        <w:spacing w:after="0"/>
        <w:jc w:val="both"/>
        <w:rPr>
          <w:rFonts w:ascii="Times New Roman" w:eastAsia="Times New Roman" w:hAnsi="Times New Roman" w:cs="Times New Roman"/>
          <w:sz w:val="28"/>
          <w:szCs w:val="28"/>
        </w:rPr>
      </w:pPr>
    </w:p>
    <w:p w:rsidR="00107430" w:rsidRDefault="00257716">
      <w:pPr>
        <w:numPr>
          <w:ilvl w:val="0"/>
          <w:numId w:val="3"/>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proofErr w:type="spellStart"/>
      <w:r w:rsidRPr="001D6767">
        <w:rPr>
          <w:rFonts w:ascii="Times New Roman" w:eastAsia="Times New Roman" w:hAnsi="Times New Roman" w:cs="Times New Roman"/>
          <w:color w:val="000000"/>
          <w:sz w:val="28"/>
          <w:szCs w:val="28"/>
          <w:lang w:val="en-US"/>
        </w:rPr>
        <w:t>Betrán</w:t>
      </w:r>
      <w:proofErr w:type="spellEnd"/>
      <w:r w:rsidRPr="001D6767">
        <w:rPr>
          <w:rFonts w:ascii="Times New Roman" w:eastAsia="Times New Roman" w:hAnsi="Times New Roman" w:cs="Times New Roman"/>
          <w:color w:val="000000"/>
          <w:sz w:val="28"/>
          <w:szCs w:val="28"/>
          <w:lang w:val="en-US"/>
        </w:rPr>
        <w:t xml:space="preserve"> AP, Ye J, Moller A-B, Zhang J, </w:t>
      </w:r>
      <w:proofErr w:type="spellStart"/>
      <w:r w:rsidRPr="001D6767">
        <w:rPr>
          <w:rFonts w:ascii="Times New Roman" w:eastAsia="Times New Roman" w:hAnsi="Times New Roman" w:cs="Times New Roman"/>
          <w:color w:val="000000"/>
          <w:sz w:val="28"/>
          <w:szCs w:val="28"/>
          <w:lang w:val="en-US"/>
        </w:rPr>
        <w:t>Gülmezoglu</w:t>
      </w:r>
      <w:proofErr w:type="spellEnd"/>
      <w:r w:rsidRPr="001D6767">
        <w:rPr>
          <w:rFonts w:ascii="Times New Roman" w:eastAsia="Times New Roman" w:hAnsi="Times New Roman" w:cs="Times New Roman"/>
          <w:color w:val="000000"/>
          <w:sz w:val="28"/>
          <w:szCs w:val="28"/>
          <w:lang w:val="en-US"/>
        </w:rPr>
        <w:t xml:space="preserve"> AM, </w:t>
      </w:r>
      <w:proofErr w:type="spellStart"/>
      <w:r w:rsidRPr="001D6767">
        <w:rPr>
          <w:rFonts w:ascii="Times New Roman" w:eastAsia="Times New Roman" w:hAnsi="Times New Roman" w:cs="Times New Roman"/>
          <w:color w:val="000000"/>
          <w:sz w:val="28"/>
          <w:szCs w:val="28"/>
          <w:lang w:val="en-US"/>
        </w:rPr>
        <w:t>Torloni</w:t>
      </w:r>
      <w:proofErr w:type="spellEnd"/>
      <w:r w:rsidRPr="001D6767">
        <w:rPr>
          <w:rFonts w:ascii="Times New Roman" w:eastAsia="Times New Roman" w:hAnsi="Times New Roman" w:cs="Times New Roman"/>
          <w:color w:val="000000"/>
          <w:sz w:val="28"/>
          <w:szCs w:val="28"/>
          <w:lang w:val="en-US"/>
        </w:rPr>
        <w:t xml:space="preserve"> MR. The Increasing Trend in Caesarean Section Rates: Global, Regional and National Estimates: 1990-2014. </w:t>
      </w:r>
      <w:r>
        <w:rPr>
          <w:rFonts w:ascii="Times New Roman" w:eastAsia="Times New Roman" w:hAnsi="Times New Roman" w:cs="Times New Roman"/>
          <w:color w:val="000000"/>
          <w:sz w:val="28"/>
          <w:szCs w:val="28"/>
        </w:rPr>
        <w:t>PLOS ONE. 2016 ;1-12.</w:t>
      </w:r>
    </w:p>
    <w:p w:rsidR="00107430" w:rsidRDefault="00107430">
      <w:pPr>
        <w:pBdr>
          <w:top w:val="nil"/>
          <w:left w:val="nil"/>
          <w:bottom w:val="nil"/>
          <w:right w:val="nil"/>
          <w:between w:val="nil"/>
        </w:pBdr>
        <w:spacing w:after="160" w:line="259" w:lineRule="auto"/>
        <w:ind w:left="720" w:hanging="720"/>
        <w:jc w:val="both"/>
        <w:rPr>
          <w:rFonts w:ascii="Times New Roman" w:eastAsia="Times New Roman" w:hAnsi="Times New Roman" w:cs="Times New Roman"/>
          <w:color w:val="000000"/>
          <w:sz w:val="28"/>
          <w:szCs w:val="28"/>
        </w:rPr>
      </w:pPr>
    </w:p>
    <w:p w:rsidR="00107430" w:rsidRDefault="00257716">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roofErr w:type="spellStart"/>
      <w:proofErr w:type="gramStart"/>
      <w:r>
        <w:rPr>
          <w:rFonts w:ascii="Times New Roman" w:eastAsia="Times New Roman" w:hAnsi="Times New Roman" w:cs="Times New Roman"/>
          <w:color w:val="000000"/>
          <w:sz w:val="28"/>
          <w:szCs w:val="28"/>
        </w:rPr>
        <w:t>CoulmB</w:t>
      </w:r>
      <w:proofErr w:type="spellEnd"/>
      <w:r>
        <w:rPr>
          <w:rFonts w:ascii="Times New Roman" w:eastAsia="Times New Roman" w:hAnsi="Times New Roman" w:cs="Times New Roman"/>
          <w:color w:val="000000"/>
          <w:sz w:val="28"/>
          <w:szCs w:val="28"/>
        </w:rPr>
        <w:t xml:space="preserve"> ,</w:t>
      </w:r>
      <w:proofErr w:type="gramEnd"/>
      <w:r>
        <w:rPr>
          <w:rFonts w:ascii="Times New Roman" w:eastAsia="Times New Roman" w:hAnsi="Times New Roman" w:cs="Times New Roman"/>
          <w:color w:val="000000"/>
          <w:sz w:val="28"/>
          <w:szCs w:val="28"/>
        </w:rPr>
        <w:t xml:space="preserve"> Bonnet </w:t>
      </w:r>
      <w:r>
        <w:rPr>
          <w:rFonts w:ascii="Times New Roman" w:eastAsia="Times New Roman" w:hAnsi="Times New Roman" w:cs="Times New Roman"/>
          <w:color w:val="000000"/>
          <w:sz w:val="28"/>
          <w:szCs w:val="28"/>
        </w:rPr>
        <w:t xml:space="preserve">C , Blondel B , </w:t>
      </w:r>
      <w:proofErr w:type="spellStart"/>
      <w:r>
        <w:rPr>
          <w:rFonts w:ascii="Times New Roman" w:eastAsia="Times New Roman" w:hAnsi="Times New Roman" w:cs="Times New Roman"/>
          <w:color w:val="000000"/>
          <w:sz w:val="28"/>
          <w:szCs w:val="28"/>
        </w:rPr>
        <w:t>Vanhaesebrouck</w:t>
      </w:r>
      <w:proofErr w:type="spellEnd"/>
      <w:r>
        <w:rPr>
          <w:rFonts w:ascii="Times New Roman" w:eastAsia="Times New Roman" w:hAnsi="Times New Roman" w:cs="Times New Roman"/>
          <w:color w:val="000000"/>
          <w:sz w:val="28"/>
          <w:szCs w:val="28"/>
        </w:rPr>
        <w:t xml:space="preserve"> A , Vilain A , </w:t>
      </w:r>
      <w:proofErr w:type="spellStart"/>
      <w:r>
        <w:rPr>
          <w:rFonts w:ascii="Times New Roman" w:eastAsia="Times New Roman" w:hAnsi="Times New Roman" w:cs="Times New Roman"/>
          <w:color w:val="000000"/>
          <w:sz w:val="28"/>
          <w:szCs w:val="28"/>
        </w:rPr>
        <w:t>Fresson</w:t>
      </w:r>
      <w:proofErr w:type="spellEnd"/>
      <w:r>
        <w:rPr>
          <w:rFonts w:ascii="Times New Roman" w:eastAsia="Times New Roman" w:hAnsi="Times New Roman" w:cs="Times New Roman"/>
          <w:color w:val="000000"/>
          <w:sz w:val="28"/>
          <w:szCs w:val="28"/>
        </w:rPr>
        <w:t xml:space="preserve"> J , et coll Sylvie. Enquête nationale périnatale rapport 2016 </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Les naissances et les établissements, situation et évolution depuis 2010. France : INSERM et DREES ; 2016.</w:t>
      </w:r>
    </w:p>
    <w:p w:rsidR="00107430" w:rsidRDefault="0010743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107430" w:rsidRDefault="00257716">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roofErr w:type="spellStart"/>
      <w:proofErr w:type="gramStart"/>
      <w:r w:rsidRPr="001D6767">
        <w:rPr>
          <w:rFonts w:ascii="Times New Roman" w:eastAsia="Times New Roman" w:hAnsi="Times New Roman" w:cs="Times New Roman"/>
          <w:color w:val="000000"/>
          <w:sz w:val="28"/>
          <w:szCs w:val="28"/>
          <w:lang w:val="en-US"/>
        </w:rPr>
        <w:t>BoatinAA</w:t>
      </w:r>
      <w:proofErr w:type="spellEnd"/>
      <w:r w:rsidRPr="001D6767">
        <w:rPr>
          <w:rFonts w:ascii="Times New Roman" w:eastAsia="Times New Roman" w:hAnsi="Times New Roman" w:cs="Times New Roman"/>
          <w:color w:val="000000"/>
          <w:sz w:val="28"/>
          <w:szCs w:val="28"/>
          <w:lang w:val="en-US"/>
        </w:rPr>
        <w:t xml:space="preserve"> ,</w:t>
      </w:r>
      <w:proofErr w:type="spellStart"/>
      <w:r w:rsidRPr="001D6767">
        <w:rPr>
          <w:rFonts w:ascii="Times New Roman" w:eastAsia="Times New Roman" w:hAnsi="Times New Roman" w:cs="Times New Roman"/>
          <w:color w:val="000000"/>
          <w:sz w:val="28"/>
          <w:szCs w:val="28"/>
          <w:lang w:val="en-US"/>
        </w:rPr>
        <w:t>Schlotheuber</w:t>
      </w:r>
      <w:proofErr w:type="spellEnd"/>
      <w:proofErr w:type="gramEnd"/>
      <w:r w:rsidRPr="001D6767">
        <w:rPr>
          <w:rFonts w:ascii="Times New Roman" w:eastAsia="Times New Roman" w:hAnsi="Times New Roman" w:cs="Times New Roman"/>
          <w:color w:val="000000"/>
          <w:sz w:val="28"/>
          <w:szCs w:val="28"/>
          <w:lang w:val="en-US"/>
        </w:rPr>
        <w:t xml:space="preserve"> A , </w:t>
      </w:r>
      <w:proofErr w:type="spellStart"/>
      <w:r w:rsidRPr="001D6767">
        <w:rPr>
          <w:rFonts w:ascii="Times New Roman" w:eastAsia="Times New Roman" w:hAnsi="Times New Roman" w:cs="Times New Roman"/>
          <w:color w:val="000000"/>
          <w:sz w:val="28"/>
          <w:szCs w:val="28"/>
          <w:lang w:val="en-US"/>
        </w:rPr>
        <w:t>Betran</w:t>
      </w:r>
      <w:proofErr w:type="spellEnd"/>
      <w:r w:rsidRPr="001D6767">
        <w:rPr>
          <w:rFonts w:ascii="Times New Roman" w:eastAsia="Times New Roman" w:hAnsi="Times New Roman" w:cs="Times New Roman"/>
          <w:color w:val="000000"/>
          <w:sz w:val="28"/>
          <w:szCs w:val="28"/>
          <w:lang w:val="en-US"/>
        </w:rPr>
        <w:t xml:space="preserve"> AP , Moller AB et al. Within country inequalities in caesarean section </w:t>
      </w:r>
      <w:proofErr w:type="gramStart"/>
      <w:r w:rsidRPr="001D6767">
        <w:rPr>
          <w:rFonts w:ascii="Times New Roman" w:eastAsia="Times New Roman" w:hAnsi="Times New Roman" w:cs="Times New Roman"/>
          <w:color w:val="000000"/>
          <w:sz w:val="28"/>
          <w:szCs w:val="28"/>
          <w:lang w:val="en-US"/>
        </w:rPr>
        <w:t>rates :</w:t>
      </w:r>
      <w:proofErr w:type="spellStart"/>
      <w:r w:rsidRPr="001D6767">
        <w:rPr>
          <w:rFonts w:ascii="Times New Roman" w:eastAsia="Times New Roman" w:hAnsi="Times New Roman" w:cs="Times New Roman"/>
          <w:color w:val="000000"/>
          <w:sz w:val="28"/>
          <w:szCs w:val="28"/>
          <w:lang w:val="en-US"/>
        </w:rPr>
        <w:t>observationalstudy</w:t>
      </w:r>
      <w:proofErr w:type="spellEnd"/>
      <w:proofErr w:type="gramEnd"/>
      <w:r w:rsidRPr="001D6767">
        <w:rPr>
          <w:rFonts w:ascii="Times New Roman" w:eastAsia="Times New Roman" w:hAnsi="Times New Roman" w:cs="Times New Roman"/>
          <w:color w:val="000000"/>
          <w:sz w:val="28"/>
          <w:szCs w:val="28"/>
          <w:lang w:val="en-US"/>
        </w:rPr>
        <w:t xml:space="preserve"> of 72 low and middle income countries. </w:t>
      </w:r>
      <w:r>
        <w:rPr>
          <w:rFonts w:ascii="Times New Roman" w:eastAsia="Times New Roman" w:hAnsi="Times New Roman" w:cs="Times New Roman"/>
          <w:color w:val="000000"/>
          <w:sz w:val="28"/>
          <w:szCs w:val="28"/>
        </w:rPr>
        <w:t>B M J 2018 ; 360. DOI :</w:t>
      </w:r>
      <w:hyperlink r:id="rId15">
        <w:r>
          <w:rPr>
            <w:rFonts w:ascii="Times New Roman" w:eastAsia="Times New Roman" w:hAnsi="Times New Roman" w:cs="Times New Roman"/>
            <w:color w:val="000000"/>
            <w:sz w:val="28"/>
            <w:szCs w:val="28"/>
            <w:u w:val="single"/>
          </w:rPr>
          <w:t>https://doi.</w:t>
        </w:r>
        <w:r>
          <w:rPr>
            <w:rFonts w:ascii="Times New Roman" w:eastAsia="Times New Roman" w:hAnsi="Times New Roman" w:cs="Times New Roman"/>
            <w:color w:val="000000"/>
            <w:sz w:val="28"/>
            <w:szCs w:val="28"/>
            <w:u w:val="single"/>
          </w:rPr>
          <w:t>org/10.1136/bmj.k55</w:t>
        </w:r>
      </w:hyperlink>
      <w:r>
        <w:rPr>
          <w:rFonts w:ascii="Times New Roman" w:eastAsia="Times New Roman" w:hAnsi="Times New Roman" w:cs="Times New Roman"/>
          <w:color w:val="000000"/>
          <w:sz w:val="28"/>
          <w:szCs w:val="28"/>
        </w:rPr>
        <w:t>.</w:t>
      </w:r>
    </w:p>
    <w:p w:rsidR="00107430" w:rsidRDefault="0010743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p>
    <w:p w:rsidR="00107430" w:rsidRDefault="00257716">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Ouédraogo </w:t>
      </w:r>
      <w:proofErr w:type="gramStart"/>
      <w:r>
        <w:rPr>
          <w:rFonts w:ascii="Times New Roman" w:eastAsia="Times New Roman" w:hAnsi="Times New Roman" w:cs="Times New Roman"/>
          <w:color w:val="000000"/>
          <w:sz w:val="28"/>
          <w:szCs w:val="28"/>
        </w:rPr>
        <w:t>C ,</w:t>
      </w:r>
      <w:proofErr w:type="spellStart"/>
      <w:r>
        <w:rPr>
          <w:rFonts w:ascii="Times New Roman" w:eastAsia="Times New Roman" w:hAnsi="Times New Roman" w:cs="Times New Roman"/>
          <w:color w:val="000000"/>
          <w:sz w:val="28"/>
          <w:szCs w:val="28"/>
        </w:rPr>
        <w:t>Zoungrana</w:t>
      </w:r>
      <w:proofErr w:type="spellEnd"/>
      <w:proofErr w:type="gramEnd"/>
      <w:r>
        <w:rPr>
          <w:rFonts w:ascii="Times New Roman" w:eastAsia="Times New Roman" w:hAnsi="Times New Roman" w:cs="Times New Roman"/>
          <w:color w:val="000000"/>
          <w:sz w:val="28"/>
          <w:szCs w:val="28"/>
        </w:rPr>
        <w:t xml:space="preserve"> T , Dao B , Dujardin B, Ouédraogo A , </w:t>
      </w:r>
      <w:proofErr w:type="spellStart"/>
      <w:r>
        <w:rPr>
          <w:rFonts w:ascii="Times New Roman" w:eastAsia="Times New Roman" w:hAnsi="Times New Roman" w:cs="Times New Roman"/>
          <w:color w:val="000000"/>
          <w:sz w:val="28"/>
          <w:szCs w:val="28"/>
        </w:rPr>
        <w:t>Thieba</w:t>
      </w:r>
      <w:proofErr w:type="spellEnd"/>
      <w:r>
        <w:rPr>
          <w:rFonts w:ascii="Times New Roman" w:eastAsia="Times New Roman" w:hAnsi="Times New Roman" w:cs="Times New Roman"/>
          <w:color w:val="000000"/>
          <w:sz w:val="28"/>
          <w:szCs w:val="28"/>
        </w:rPr>
        <w:t xml:space="preserve"> B, et coll. La césarienne de qualité au Centre Hospitalier </w:t>
      </w:r>
      <w:proofErr w:type="spellStart"/>
      <w:r>
        <w:rPr>
          <w:rFonts w:ascii="Times New Roman" w:eastAsia="Times New Roman" w:hAnsi="Times New Roman" w:cs="Times New Roman"/>
          <w:color w:val="000000"/>
          <w:sz w:val="28"/>
          <w:szCs w:val="28"/>
        </w:rPr>
        <w:t>Yalgado</w:t>
      </w:r>
      <w:proofErr w:type="spellEnd"/>
      <w:r>
        <w:rPr>
          <w:rFonts w:ascii="Times New Roman" w:eastAsia="Times New Roman" w:hAnsi="Times New Roman" w:cs="Times New Roman"/>
          <w:color w:val="000000"/>
          <w:sz w:val="28"/>
          <w:szCs w:val="28"/>
        </w:rPr>
        <w:t xml:space="preserve"> Ouédraogo de Ouagadougou : Analyse des déterminants à propos de 478 cas </w:t>
      </w:r>
      <w:proofErr w:type="spellStart"/>
      <w:r>
        <w:rPr>
          <w:rFonts w:ascii="Times New Roman" w:eastAsia="Times New Roman" w:hAnsi="Times New Roman" w:cs="Times New Roman"/>
          <w:color w:val="000000"/>
          <w:sz w:val="28"/>
          <w:szCs w:val="28"/>
        </w:rPr>
        <w:t>colligésdans</w:t>
      </w:r>
      <w:proofErr w:type="spellEnd"/>
      <w:r>
        <w:rPr>
          <w:rFonts w:ascii="Times New Roman" w:eastAsia="Times New Roman" w:hAnsi="Times New Roman" w:cs="Times New Roman"/>
          <w:color w:val="000000"/>
          <w:sz w:val="28"/>
          <w:szCs w:val="28"/>
        </w:rPr>
        <w:t xml:space="preserve"> le service de </w:t>
      </w:r>
      <w:r>
        <w:rPr>
          <w:rFonts w:ascii="Times New Roman" w:eastAsia="Times New Roman" w:hAnsi="Times New Roman" w:cs="Times New Roman"/>
          <w:color w:val="000000"/>
          <w:sz w:val="28"/>
          <w:szCs w:val="28"/>
        </w:rPr>
        <w:t>gynécologie obstétrique. Médecine d’Afrique Noire. 2001 ; 48 (11) : 444-51.</w:t>
      </w:r>
    </w:p>
    <w:p w:rsidR="00107430" w:rsidRDefault="0010743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107430" w:rsidRDefault="00257716">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Mercier F J, Bonnet M P, De la </w:t>
      </w:r>
      <w:proofErr w:type="spellStart"/>
      <w:r>
        <w:rPr>
          <w:rFonts w:ascii="Times New Roman" w:eastAsia="Times New Roman" w:hAnsi="Times New Roman" w:cs="Times New Roman"/>
          <w:color w:val="000000"/>
          <w:sz w:val="28"/>
          <w:szCs w:val="28"/>
        </w:rPr>
        <w:t>Dorie</w:t>
      </w:r>
      <w:proofErr w:type="spellEnd"/>
      <w:r>
        <w:rPr>
          <w:rFonts w:ascii="Times New Roman" w:eastAsia="Times New Roman" w:hAnsi="Times New Roman" w:cs="Times New Roman"/>
          <w:color w:val="000000"/>
          <w:sz w:val="28"/>
          <w:szCs w:val="28"/>
        </w:rPr>
        <w:t xml:space="preserve"> A, </w:t>
      </w:r>
      <w:proofErr w:type="spellStart"/>
      <w:r>
        <w:rPr>
          <w:rFonts w:ascii="Times New Roman" w:eastAsia="Times New Roman" w:hAnsi="Times New Roman" w:cs="Times New Roman"/>
          <w:color w:val="000000"/>
          <w:sz w:val="28"/>
          <w:szCs w:val="28"/>
        </w:rPr>
        <w:t>Moufouki</w:t>
      </w:r>
      <w:proofErr w:type="spellEnd"/>
      <w:r>
        <w:rPr>
          <w:rFonts w:ascii="Times New Roman" w:eastAsia="Times New Roman" w:hAnsi="Times New Roman" w:cs="Times New Roman"/>
          <w:color w:val="000000"/>
          <w:sz w:val="28"/>
          <w:szCs w:val="28"/>
        </w:rPr>
        <w:t xml:space="preserve"> M, Banu F, </w:t>
      </w:r>
      <w:proofErr w:type="spellStart"/>
      <w:r>
        <w:rPr>
          <w:rFonts w:ascii="Times New Roman" w:eastAsia="Times New Roman" w:hAnsi="Times New Roman" w:cs="Times New Roman"/>
          <w:color w:val="000000"/>
          <w:sz w:val="28"/>
          <w:szCs w:val="28"/>
        </w:rPr>
        <w:t>Hanaf</w:t>
      </w:r>
      <w:proofErr w:type="spellEnd"/>
      <w:r>
        <w:rPr>
          <w:rFonts w:ascii="Times New Roman" w:eastAsia="Times New Roman" w:hAnsi="Times New Roman" w:cs="Times New Roman"/>
          <w:color w:val="000000"/>
          <w:sz w:val="28"/>
          <w:szCs w:val="28"/>
        </w:rPr>
        <w:t xml:space="preserve"> A, et al. </w:t>
      </w:r>
      <w:r w:rsidRPr="001D6767">
        <w:rPr>
          <w:rFonts w:ascii="Times New Roman" w:eastAsia="Times New Roman" w:hAnsi="Times New Roman" w:cs="Times New Roman"/>
          <w:color w:val="000000"/>
          <w:sz w:val="28"/>
          <w:szCs w:val="28"/>
          <w:lang w:val="en-US"/>
        </w:rPr>
        <w:t xml:space="preserve">Spinal </w:t>
      </w:r>
      <w:proofErr w:type="spellStart"/>
      <w:r w:rsidRPr="001D6767">
        <w:rPr>
          <w:rFonts w:ascii="Times New Roman" w:eastAsia="Times New Roman" w:hAnsi="Times New Roman" w:cs="Times New Roman"/>
          <w:color w:val="000000"/>
          <w:sz w:val="28"/>
          <w:szCs w:val="28"/>
          <w:lang w:val="en-US"/>
        </w:rPr>
        <w:t>anaesthesia</w:t>
      </w:r>
      <w:proofErr w:type="spellEnd"/>
      <w:r w:rsidRPr="001D6767">
        <w:rPr>
          <w:rFonts w:ascii="Times New Roman" w:eastAsia="Times New Roman" w:hAnsi="Times New Roman" w:cs="Times New Roman"/>
          <w:color w:val="000000"/>
          <w:sz w:val="28"/>
          <w:szCs w:val="28"/>
          <w:lang w:val="en-US"/>
        </w:rPr>
        <w:t xml:space="preserve"> for caesarean </w:t>
      </w:r>
      <w:proofErr w:type="gramStart"/>
      <w:r w:rsidRPr="001D6767">
        <w:rPr>
          <w:rFonts w:ascii="Times New Roman" w:eastAsia="Times New Roman" w:hAnsi="Times New Roman" w:cs="Times New Roman"/>
          <w:color w:val="000000"/>
          <w:sz w:val="28"/>
          <w:szCs w:val="28"/>
          <w:lang w:val="en-US"/>
        </w:rPr>
        <w:t>section :</w:t>
      </w:r>
      <w:proofErr w:type="spellStart"/>
      <w:r w:rsidRPr="001D6767">
        <w:rPr>
          <w:rFonts w:ascii="Times New Roman" w:eastAsia="Times New Roman" w:hAnsi="Times New Roman" w:cs="Times New Roman"/>
          <w:color w:val="000000"/>
          <w:sz w:val="28"/>
          <w:szCs w:val="28"/>
          <w:lang w:val="en-US"/>
        </w:rPr>
        <w:t>fluidloading</w:t>
      </w:r>
      <w:proofErr w:type="spellEnd"/>
      <w:proofErr w:type="gramEnd"/>
      <w:r w:rsidRPr="001D6767">
        <w:rPr>
          <w:rFonts w:ascii="Times New Roman" w:eastAsia="Times New Roman" w:hAnsi="Times New Roman" w:cs="Times New Roman"/>
          <w:color w:val="000000"/>
          <w:sz w:val="28"/>
          <w:szCs w:val="28"/>
          <w:lang w:val="en-US"/>
        </w:rPr>
        <w:t xml:space="preserve">, vasopressors and hypotension. Ann Fr </w:t>
      </w:r>
      <w:proofErr w:type="spellStart"/>
      <w:r w:rsidRPr="001D6767">
        <w:rPr>
          <w:rFonts w:ascii="Times New Roman" w:eastAsia="Times New Roman" w:hAnsi="Times New Roman" w:cs="Times New Roman"/>
          <w:color w:val="000000"/>
          <w:sz w:val="28"/>
          <w:szCs w:val="28"/>
          <w:lang w:val="en-US"/>
        </w:rPr>
        <w:t>AnesthRean</w:t>
      </w:r>
      <w:r w:rsidRPr="001D6767">
        <w:rPr>
          <w:rFonts w:ascii="Times New Roman" w:eastAsia="Times New Roman" w:hAnsi="Times New Roman" w:cs="Times New Roman"/>
          <w:color w:val="000000"/>
          <w:sz w:val="28"/>
          <w:szCs w:val="28"/>
          <w:lang w:val="en-US"/>
        </w:rPr>
        <w:t>im</w:t>
      </w:r>
      <w:proofErr w:type="spellEnd"/>
      <w:r w:rsidRPr="001D6767">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 xml:space="preserve">Août </w:t>
      </w:r>
      <w:proofErr w:type="gramStart"/>
      <w:r>
        <w:rPr>
          <w:rFonts w:ascii="Times New Roman" w:eastAsia="Times New Roman" w:hAnsi="Times New Roman" w:cs="Times New Roman"/>
          <w:color w:val="000000"/>
          <w:sz w:val="28"/>
          <w:szCs w:val="28"/>
        </w:rPr>
        <w:t>2007;</w:t>
      </w:r>
      <w:proofErr w:type="gramEnd"/>
      <w:r>
        <w:rPr>
          <w:rFonts w:ascii="Times New Roman" w:eastAsia="Times New Roman" w:hAnsi="Times New Roman" w:cs="Times New Roman"/>
          <w:color w:val="000000"/>
          <w:sz w:val="28"/>
          <w:szCs w:val="28"/>
        </w:rPr>
        <w:t xml:space="preserve"> 26 (7-8) : 688-93.</w:t>
      </w:r>
    </w:p>
    <w:p w:rsidR="00107430" w:rsidRDefault="0010743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p>
    <w:p w:rsidR="00107430" w:rsidRDefault="00257716">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Amnesty International. Donner la vie risquer la mort : combattre la mortalité maternelle au Burkina-Faso. Document public AFR 60/001/2010</w:t>
      </w: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line="240" w:lineRule="auto"/>
        <w:jc w:val="both"/>
        <w:rPr>
          <w:rFonts w:ascii="Times New Roman" w:eastAsia="Times New Roman" w:hAnsi="Times New Roman" w:cs="Times New Roman"/>
          <w:sz w:val="28"/>
          <w:szCs w:val="28"/>
        </w:rPr>
      </w:pPr>
    </w:p>
    <w:p w:rsidR="00107430" w:rsidRDefault="00257716">
      <w:pPr>
        <w:numPr>
          <w:ilvl w:val="0"/>
          <w:numId w:val="3"/>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r w:rsidRPr="001D6767">
        <w:rPr>
          <w:rFonts w:ascii="Times New Roman" w:eastAsia="Times New Roman" w:hAnsi="Times New Roman" w:cs="Times New Roman"/>
          <w:color w:val="000000"/>
          <w:sz w:val="28"/>
          <w:szCs w:val="28"/>
          <w:lang w:val="en-US"/>
        </w:rPr>
        <w:t xml:space="preserve">American Society of </w:t>
      </w:r>
      <w:proofErr w:type="spellStart"/>
      <w:r w:rsidRPr="001D6767">
        <w:rPr>
          <w:rFonts w:ascii="Times New Roman" w:eastAsia="Times New Roman" w:hAnsi="Times New Roman" w:cs="Times New Roman"/>
          <w:color w:val="000000"/>
          <w:sz w:val="28"/>
          <w:szCs w:val="28"/>
          <w:lang w:val="en-US"/>
        </w:rPr>
        <w:t>anesthésiologists</w:t>
      </w:r>
      <w:proofErr w:type="spellEnd"/>
      <w:r w:rsidRPr="001D6767">
        <w:rPr>
          <w:rFonts w:ascii="Times New Roman" w:eastAsia="Times New Roman" w:hAnsi="Times New Roman" w:cs="Times New Roman"/>
          <w:color w:val="000000"/>
          <w:sz w:val="28"/>
          <w:szCs w:val="28"/>
          <w:lang w:val="en-US"/>
        </w:rPr>
        <w:t xml:space="preserve">. Practice Guidelines for Obstetric Anesthesia. </w:t>
      </w:r>
      <w:proofErr w:type="spellStart"/>
      <w:r>
        <w:rPr>
          <w:rFonts w:ascii="Times New Roman" w:eastAsia="Times New Roman" w:hAnsi="Times New Roman" w:cs="Times New Roman"/>
          <w:color w:val="000000"/>
          <w:sz w:val="28"/>
          <w:szCs w:val="28"/>
        </w:rPr>
        <w:t>Anesthesiology</w:t>
      </w:r>
      <w:proofErr w:type="spellEnd"/>
      <w:r>
        <w:rPr>
          <w:rFonts w:ascii="Times New Roman" w:eastAsia="Times New Roman" w:hAnsi="Times New Roman" w:cs="Times New Roman"/>
          <w:color w:val="000000"/>
          <w:sz w:val="28"/>
          <w:szCs w:val="28"/>
        </w:rPr>
        <w:t xml:space="preserve">. </w:t>
      </w:r>
      <w:proofErr w:type="gramStart"/>
      <w:r>
        <w:rPr>
          <w:rFonts w:ascii="Times New Roman" w:eastAsia="Times New Roman" w:hAnsi="Times New Roman" w:cs="Times New Roman"/>
          <w:color w:val="000000"/>
          <w:sz w:val="28"/>
          <w:szCs w:val="28"/>
        </w:rPr>
        <w:t>2016;</w:t>
      </w:r>
      <w:proofErr w:type="gramEnd"/>
      <w:r>
        <w:rPr>
          <w:rFonts w:ascii="Times New Roman" w:eastAsia="Times New Roman" w:hAnsi="Times New Roman" w:cs="Times New Roman"/>
          <w:color w:val="000000"/>
          <w:sz w:val="28"/>
          <w:szCs w:val="28"/>
        </w:rPr>
        <w:t xml:space="preserve"> 1-31.</w:t>
      </w:r>
    </w:p>
    <w:p w:rsidR="00107430" w:rsidRDefault="00107430">
      <w:pPr>
        <w:pBdr>
          <w:top w:val="nil"/>
          <w:left w:val="nil"/>
          <w:bottom w:val="nil"/>
          <w:right w:val="nil"/>
          <w:between w:val="nil"/>
        </w:pBdr>
        <w:spacing w:after="0" w:line="259" w:lineRule="auto"/>
        <w:ind w:left="720" w:hanging="720"/>
        <w:jc w:val="both"/>
        <w:rPr>
          <w:rFonts w:ascii="Times New Roman" w:eastAsia="Times New Roman" w:hAnsi="Times New Roman" w:cs="Times New Roman"/>
          <w:color w:val="000000"/>
          <w:sz w:val="28"/>
          <w:szCs w:val="28"/>
        </w:rPr>
      </w:pPr>
    </w:p>
    <w:p w:rsidR="00107430" w:rsidRDefault="00257716">
      <w:pPr>
        <w:numPr>
          <w:ilvl w:val="0"/>
          <w:numId w:val="3"/>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r w:rsidRPr="001D6767">
        <w:rPr>
          <w:rFonts w:ascii="Times New Roman" w:eastAsia="Times New Roman" w:hAnsi="Times New Roman" w:cs="Times New Roman"/>
          <w:color w:val="000000"/>
          <w:sz w:val="28"/>
          <w:szCs w:val="28"/>
          <w:lang w:val="en-US"/>
        </w:rPr>
        <w:t>Hawkins JL1, Chang J, Palmer SK, Gibbs CP, Callaghan WM. Anesthesia-</w:t>
      </w:r>
      <w:proofErr w:type="spellStart"/>
      <w:r w:rsidRPr="001D6767">
        <w:rPr>
          <w:rFonts w:ascii="Times New Roman" w:eastAsia="Times New Roman" w:hAnsi="Times New Roman" w:cs="Times New Roman"/>
          <w:color w:val="000000"/>
          <w:sz w:val="28"/>
          <w:szCs w:val="28"/>
          <w:lang w:val="en-US"/>
        </w:rPr>
        <w:t>relatedmaternalmortality</w:t>
      </w:r>
      <w:proofErr w:type="spellEnd"/>
      <w:r w:rsidRPr="001D6767">
        <w:rPr>
          <w:rFonts w:ascii="Times New Roman" w:eastAsia="Times New Roman" w:hAnsi="Times New Roman" w:cs="Times New Roman"/>
          <w:color w:val="000000"/>
          <w:sz w:val="28"/>
          <w:szCs w:val="28"/>
          <w:lang w:val="en-US"/>
        </w:rPr>
        <w:t xml:space="preserve"> in the United States: 1979-2002. </w:t>
      </w:r>
      <w:proofErr w:type="spellStart"/>
      <w:r>
        <w:rPr>
          <w:rFonts w:ascii="Times New Roman" w:eastAsia="Times New Roman" w:hAnsi="Times New Roman" w:cs="Times New Roman"/>
          <w:color w:val="000000"/>
          <w:sz w:val="28"/>
          <w:szCs w:val="28"/>
        </w:rPr>
        <w:t>ObstetGynecol</w:t>
      </w:r>
      <w:proofErr w:type="spellEnd"/>
      <w:r>
        <w:rPr>
          <w:rFonts w:ascii="Times New Roman" w:eastAsia="Times New Roman" w:hAnsi="Times New Roman" w:cs="Times New Roman"/>
          <w:color w:val="000000"/>
          <w:sz w:val="28"/>
          <w:szCs w:val="28"/>
        </w:rPr>
        <w:t xml:space="preserve">. </w:t>
      </w:r>
      <w:proofErr w:type="gramStart"/>
      <w:r>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011;</w:t>
      </w:r>
      <w:proofErr w:type="gramEnd"/>
      <w:r>
        <w:rPr>
          <w:rFonts w:ascii="Times New Roman" w:eastAsia="Times New Roman" w:hAnsi="Times New Roman" w:cs="Times New Roman"/>
          <w:color w:val="000000"/>
          <w:sz w:val="28"/>
          <w:szCs w:val="28"/>
        </w:rPr>
        <w:t>117:69-74</w:t>
      </w:r>
    </w:p>
    <w:p w:rsidR="00107430" w:rsidRDefault="00257716">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.Rapport</w:t>
      </w:r>
      <w:proofErr w:type="gramEnd"/>
      <w:r>
        <w:rPr>
          <w:rFonts w:ascii="Times New Roman" w:eastAsia="Times New Roman" w:hAnsi="Times New Roman" w:cs="Times New Roman"/>
          <w:color w:val="000000"/>
          <w:sz w:val="28"/>
          <w:szCs w:val="28"/>
        </w:rPr>
        <w:t xml:space="preserve"> du Comité national d’experts sur la mortalité maternelle (CNEMM) 2001-2006. Site web : </w:t>
      </w:r>
      <w:hyperlink r:id="rId16">
        <w:r>
          <w:rPr>
            <w:rFonts w:ascii="Times New Roman" w:eastAsia="Times New Roman" w:hAnsi="Times New Roman" w:cs="Times New Roman"/>
            <w:color w:val="000000"/>
            <w:sz w:val="28"/>
            <w:szCs w:val="28"/>
            <w:u w:val="single"/>
          </w:rPr>
          <w:t>www.invs.sante.fr</w:t>
        </w:r>
      </w:hyperlink>
    </w:p>
    <w:p w:rsidR="00107430" w:rsidRDefault="0010743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107430" w:rsidRDefault="00257716">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lastRenderedPageBreak/>
        <w:t>Nemouchi</w:t>
      </w:r>
      <w:proofErr w:type="spellEnd"/>
      <w:r>
        <w:rPr>
          <w:rFonts w:ascii="Times New Roman" w:eastAsia="Times New Roman" w:hAnsi="Times New Roman" w:cs="Times New Roman"/>
          <w:color w:val="000000"/>
          <w:sz w:val="28"/>
          <w:szCs w:val="28"/>
        </w:rPr>
        <w:t xml:space="preserve"> K, </w:t>
      </w:r>
      <w:proofErr w:type="spellStart"/>
      <w:r>
        <w:rPr>
          <w:rFonts w:ascii="Times New Roman" w:eastAsia="Times New Roman" w:hAnsi="Times New Roman" w:cs="Times New Roman"/>
          <w:color w:val="000000"/>
          <w:sz w:val="28"/>
          <w:szCs w:val="28"/>
        </w:rPr>
        <w:t>Abbaci</w:t>
      </w:r>
      <w:proofErr w:type="spellEnd"/>
      <w:r>
        <w:rPr>
          <w:rFonts w:ascii="Times New Roman" w:eastAsia="Times New Roman" w:hAnsi="Times New Roman" w:cs="Times New Roman"/>
          <w:color w:val="000000"/>
          <w:sz w:val="28"/>
          <w:szCs w:val="28"/>
        </w:rPr>
        <w:t xml:space="preserve"> S. Anesthésie pour césarienne : 02 janvier 2017-07 février 2017 [Mémoire]. Université Abderrahmane Mira Bejaia-Faculté de Médecine ; 2017</w:t>
      </w:r>
    </w:p>
    <w:p w:rsidR="00107430" w:rsidRDefault="00107430">
      <w:pPr>
        <w:pBdr>
          <w:top w:val="nil"/>
          <w:left w:val="nil"/>
          <w:bottom w:val="nil"/>
          <w:right w:val="nil"/>
          <w:between w:val="nil"/>
        </w:pBdr>
        <w:spacing w:after="0" w:line="360" w:lineRule="auto"/>
        <w:ind w:left="720" w:hanging="720"/>
        <w:jc w:val="both"/>
        <w:rPr>
          <w:rFonts w:ascii="Times New Roman" w:eastAsia="Times New Roman" w:hAnsi="Times New Roman" w:cs="Times New Roman"/>
          <w:color w:val="000000"/>
          <w:sz w:val="28"/>
          <w:szCs w:val="28"/>
        </w:rPr>
      </w:pPr>
    </w:p>
    <w:p w:rsidR="00107430" w:rsidRDefault="00257716">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Ouattara N T </w:t>
      </w:r>
      <w:proofErr w:type="spellStart"/>
      <w:r>
        <w:rPr>
          <w:rFonts w:ascii="Times New Roman" w:eastAsia="Times New Roman" w:hAnsi="Times New Roman" w:cs="Times New Roman"/>
          <w:color w:val="000000"/>
          <w:sz w:val="28"/>
          <w:szCs w:val="28"/>
        </w:rPr>
        <w:t>T</w:t>
      </w:r>
      <w:proofErr w:type="spellEnd"/>
      <w:r>
        <w:rPr>
          <w:rFonts w:ascii="Times New Roman" w:eastAsia="Times New Roman" w:hAnsi="Times New Roman" w:cs="Times New Roman"/>
          <w:color w:val="000000"/>
          <w:sz w:val="28"/>
          <w:szCs w:val="28"/>
        </w:rPr>
        <w:t>. Prise en charge anesthésique de la césarienne en urgence au Centre Hospitalier Rég</w:t>
      </w:r>
      <w:r>
        <w:rPr>
          <w:rFonts w:ascii="Times New Roman" w:eastAsia="Times New Roman" w:hAnsi="Times New Roman" w:cs="Times New Roman"/>
          <w:color w:val="000000"/>
          <w:sz w:val="28"/>
          <w:szCs w:val="28"/>
        </w:rPr>
        <w:t xml:space="preserve">ional de Koudougou [Mémoire] : Université de Ouaga 1 Professeur Joseph KI-ZERBO- Faculté de médecine ; 2017 </w:t>
      </w:r>
    </w:p>
    <w:p w:rsidR="00107430" w:rsidRDefault="00107430">
      <w:pPr>
        <w:pBdr>
          <w:top w:val="nil"/>
          <w:left w:val="nil"/>
          <w:bottom w:val="nil"/>
          <w:right w:val="nil"/>
          <w:between w:val="nil"/>
        </w:pBdr>
        <w:spacing w:after="0" w:line="360" w:lineRule="auto"/>
        <w:ind w:left="720" w:hanging="720"/>
        <w:jc w:val="both"/>
        <w:rPr>
          <w:rFonts w:ascii="Times New Roman" w:eastAsia="Times New Roman" w:hAnsi="Times New Roman" w:cs="Times New Roman"/>
          <w:color w:val="000000"/>
          <w:sz w:val="28"/>
          <w:szCs w:val="28"/>
        </w:rPr>
      </w:pPr>
    </w:p>
    <w:p w:rsidR="00107430" w:rsidRDefault="00107430">
      <w:pPr>
        <w:pBdr>
          <w:top w:val="nil"/>
          <w:left w:val="nil"/>
          <w:bottom w:val="nil"/>
          <w:right w:val="nil"/>
          <w:between w:val="nil"/>
        </w:pBdr>
        <w:spacing w:after="0" w:line="360" w:lineRule="auto"/>
        <w:ind w:left="720" w:hanging="720"/>
        <w:jc w:val="both"/>
        <w:rPr>
          <w:rFonts w:ascii="Times New Roman" w:eastAsia="Times New Roman" w:hAnsi="Times New Roman" w:cs="Times New Roman"/>
          <w:color w:val="000000"/>
          <w:sz w:val="28"/>
          <w:szCs w:val="28"/>
        </w:rPr>
      </w:pPr>
    </w:p>
    <w:p w:rsidR="00107430" w:rsidRDefault="00257716">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LEROY Xavier. Facteurs de risque d’hypotension artérielle maternelle après rachianesthésie pour césarienne programmée</w:t>
      </w:r>
      <w:proofErr w:type="gramStart"/>
      <w:r>
        <w:rPr>
          <w:rFonts w:ascii="Times New Roman" w:eastAsia="Times New Roman" w:hAnsi="Times New Roman" w:cs="Times New Roman"/>
          <w:color w:val="000000"/>
          <w:sz w:val="28"/>
          <w:szCs w:val="28"/>
        </w:rPr>
        <w:t> :Une</w:t>
      </w:r>
      <w:proofErr w:type="gramEnd"/>
      <w:r>
        <w:rPr>
          <w:rFonts w:ascii="Times New Roman" w:eastAsia="Times New Roman" w:hAnsi="Times New Roman" w:cs="Times New Roman"/>
          <w:color w:val="000000"/>
          <w:sz w:val="28"/>
          <w:szCs w:val="28"/>
        </w:rPr>
        <w:t xml:space="preserve"> étude rétrospective au CHRU de LILLE sur 733 patientes [Thèse]. Université de Lille-Faculté de médecine Henri </w:t>
      </w:r>
      <w:proofErr w:type="spellStart"/>
      <w:r>
        <w:rPr>
          <w:rFonts w:ascii="Times New Roman" w:eastAsia="Times New Roman" w:hAnsi="Times New Roman" w:cs="Times New Roman"/>
          <w:color w:val="000000"/>
          <w:sz w:val="28"/>
          <w:szCs w:val="28"/>
        </w:rPr>
        <w:t>Warembourg</w:t>
      </w:r>
      <w:proofErr w:type="spellEnd"/>
      <w:r>
        <w:rPr>
          <w:rFonts w:ascii="Times New Roman" w:eastAsia="Times New Roman" w:hAnsi="Times New Roman" w:cs="Times New Roman"/>
          <w:color w:val="000000"/>
          <w:sz w:val="28"/>
          <w:szCs w:val="28"/>
        </w:rPr>
        <w:t> ; 2018.</w:t>
      </w:r>
    </w:p>
    <w:p w:rsidR="00107430" w:rsidRDefault="00107430">
      <w:pPr>
        <w:pBdr>
          <w:top w:val="nil"/>
          <w:left w:val="nil"/>
          <w:bottom w:val="nil"/>
          <w:right w:val="nil"/>
          <w:between w:val="nil"/>
        </w:pBdr>
        <w:spacing w:after="0" w:line="360" w:lineRule="auto"/>
        <w:ind w:left="720" w:hanging="720"/>
        <w:jc w:val="both"/>
        <w:rPr>
          <w:rFonts w:ascii="Times New Roman" w:eastAsia="Times New Roman" w:hAnsi="Times New Roman" w:cs="Times New Roman"/>
          <w:color w:val="000000"/>
          <w:sz w:val="28"/>
          <w:szCs w:val="28"/>
        </w:rPr>
      </w:pPr>
    </w:p>
    <w:p w:rsidR="00107430" w:rsidRDefault="00257716">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Do</w:t>
      </w:r>
      <w:r>
        <w:rPr>
          <w:rFonts w:ascii="Times New Roman" w:eastAsia="Times New Roman" w:hAnsi="Times New Roman" w:cs="Times New Roman"/>
          <w:color w:val="000000"/>
          <w:sz w:val="28"/>
          <w:szCs w:val="28"/>
        </w:rPr>
        <w:t>ucoure</w:t>
      </w:r>
      <w:proofErr w:type="spellEnd"/>
      <w:proofErr w:type="gramEnd"/>
      <w:r>
        <w:rPr>
          <w:rFonts w:ascii="Times New Roman" w:eastAsia="Times New Roman" w:hAnsi="Times New Roman" w:cs="Times New Roman"/>
          <w:color w:val="000000"/>
          <w:sz w:val="28"/>
          <w:szCs w:val="28"/>
        </w:rPr>
        <w:t xml:space="preserve"> H. Rachianesthésie pour césarienne : quelle dose de bupivacaïne ? 10 mg versus 12,5 mg [Thèse] : Université de Bamako- faculté de médecine et de pharmacie ; 2010</w:t>
      </w:r>
    </w:p>
    <w:p w:rsidR="00107430" w:rsidRDefault="00107430">
      <w:pPr>
        <w:spacing w:after="0" w:line="360" w:lineRule="auto"/>
        <w:ind w:left="360"/>
        <w:jc w:val="both"/>
        <w:rPr>
          <w:rFonts w:ascii="Times New Roman" w:eastAsia="Times New Roman" w:hAnsi="Times New Roman" w:cs="Times New Roman"/>
          <w:sz w:val="28"/>
          <w:szCs w:val="28"/>
        </w:rPr>
      </w:pPr>
    </w:p>
    <w:p w:rsidR="00107430" w:rsidRDefault="00257716">
      <w:pPr>
        <w:numPr>
          <w:ilvl w:val="0"/>
          <w:numId w:val="3"/>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Société </w:t>
      </w:r>
      <w:proofErr w:type="spellStart"/>
      <w:r>
        <w:rPr>
          <w:rFonts w:ascii="Times New Roman" w:eastAsia="Times New Roman" w:hAnsi="Times New Roman" w:cs="Times New Roman"/>
          <w:color w:val="000000"/>
          <w:sz w:val="28"/>
          <w:szCs w:val="28"/>
        </w:rPr>
        <w:t>francaise</w:t>
      </w:r>
      <w:proofErr w:type="spellEnd"/>
      <w:r>
        <w:rPr>
          <w:rFonts w:ascii="Times New Roman" w:eastAsia="Times New Roman" w:hAnsi="Times New Roman" w:cs="Times New Roman"/>
          <w:color w:val="000000"/>
          <w:sz w:val="28"/>
          <w:szCs w:val="28"/>
        </w:rPr>
        <w:t xml:space="preserve"> d’anesthésie et de réanimation. Conférence de consensus. Recommandations du jury. Texte long. Prise en charge de la douleur </w:t>
      </w:r>
      <w:proofErr w:type="spellStart"/>
      <w:r>
        <w:rPr>
          <w:rFonts w:ascii="Times New Roman" w:eastAsia="Times New Roman" w:hAnsi="Times New Roman" w:cs="Times New Roman"/>
          <w:color w:val="000000"/>
          <w:sz w:val="28"/>
          <w:szCs w:val="28"/>
        </w:rPr>
        <w:t>postopératoire</w:t>
      </w:r>
      <w:proofErr w:type="spellEnd"/>
      <w:r>
        <w:rPr>
          <w:rFonts w:ascii="Times New Roman" w:eastAsia="Times New Roman" w:hAnsi="Times New Roman" w:cs="Times New Roman"/>
          <w:color w:val="000000"/>
          <w:sz w:val="28"/>
          <w:szCs w:val="28"/>
        </w:rPr>
        <w:t xml:space="preserve"> chez l’adulte et </w:t>
      </w:r>
      <w:proofErr w:type="gramStart"/>
      <w:r>
        <w:rPr>
          <w:rFonts w:ascii="Times New Roman" w:eastAsia="Times New Roman" w:hAnsi="Times New Roman" w:cs="Times New Roman"/>
          <w:color w:val="000000"/>
          <w:sz w:val="28"/>
          <w:szCs w:val="28"/>
        </w:rPr>
        <w:t>l’</w:t>
      </w:r>
      <w:proofErr w:type="spellStart"/>
      <w:r>
        <w:rPr>
          <w:rFonts w:ascii="Times New Roman" w:eastAsia="Times New Roman" w:hAnsi="Times New Roman" w:cs="Times New Roman"/>
          <w:color w:val="000000"/>
          <w:sz w:val="28"/>
          <w:szCs w:val="28"/>
        </w:rPr>
        <w:t>enfant.Ann</w:t>
      </w:r>
      <w:proofErr w:type="spellEnd"/>
      <w:proofErr w:type="gramEnd"/>
      <w:r>
        <w:rPr>
          <w:rFonts w:ascii="Times New Roman" w:eastAsia="Times New Roman" w:hAnsi="Times New Roman" w:cs="Times New Roman"/>
          <w:color w:val="000000"/>
          <w:sz w:val="28"/>
          <w:szCs w:val="28"/>
        </w:rPr>
        <w:t xml:space="preserve"> Fr </w:t>
      </w:r>
      <w:proofErr w:type="spellStart"/>
      <w:r>
        <w:rPr>
          <w:rFonts w:ascii="Times New Roman" w:eastAsia="Times New Roman" w:hAnsi="Times New Roman" w:cs="Times New Roman"/>
          <w:color w:val="000000"/>
          <w:sz w:val="28"/>
          <w:szCs w:val="28"/>
        </w:rPr>
        <w:t>AnesthReanim</w:t>
      </w:r>
      <w:proofErr w:type="spellEnd"/>
      <w:r>
        <w:rPr>
          <w:rFonts w:ascii="Times New Roman" w:eastAsia="Times New Roman" w:hAnsi="Times New Roman" w:cs="Times New Roman"/>
          <w:color w:val="000000"/>
          <w:sz w:val="28"/>
          <w:szCs w:val="28"/>
        </w:rPr>
        <w:t xml:space="preserve"> 1998;17:445—61.</w:t>
      </w:r>
    </w:p>
    <w:p w:rsidR="00107430" w:rsidRDefault="00107430">
      <w:pPr>
        <w:spacing w:after="0"/>
        <w:jc w:val="both"/>
        <w:rPr>
          <w:rFonts w:ascii="Times New Roman" w:eastAsia="Times New Roman" w:hAnsi="Times New Roman" w:cs="Times New Roman"/>
          <w:sz w:val="28"/>
          <w:szCs w:val="28"/>
        </w:rPr>
      </w:pPr>
    </w:p>
    <w:p w:rsidR="00107430" w:rsidRDefault="00257716">
      <w:pPr>
        <w:numPr>
          <w:ilvl w:val="0"/>
          <w:numId w:val="3"/>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proofErr w:type="spellStart"/>
      <w:r w:rsidRPr="001D6767">
        <w:rPr>
          <w:rFonts w:ascii="Times New Roman" w:eastAsia="Times New Roman" w:hAnsi="Times New Roman" w:cs="Times New Roman"/>
          <w:color w:val="000000"/>
          <w:sz w:val="28"/>
          <w:szCs w:val="28"/>
          <w:lang w:val="en-US"/>
        </w:rPr>
        <w:t>Nikolajsen</w:t>
      </w:r>
      <w:proofErr w:type="spellEnd"/>
      <w:r w:rsidRPr="001D6767">
        <w:rPr>
          <w:rFonts w:ascii="Times New Roman" w:eastAsia="Times New Roman" w:hAnsi="Times New Roman" w:cs="Times New Roman"/>
          <w:color w:val="000000"/>
          <w:sz w:val="28"/>
          <w:szCs w:val="28"/>
          <w:lang w:val="en-US"/>
        </w:rPr>
        <w:t xml:space="preserve"> L, Sorensen HC, Jensen TS</w:t>
      </w:r>
      <w:r w:rsidRPr="001D6767">
        <w:rPr>
          <w:rFonts w:ascii="Times New Roman" w:eastAsia="Times New Roman" w:hAnsi="Times New Roman" w:cs="Times New Roman"/>
          <w:color w:val="000000"/>
          <w:sz w:val="28"/>
          <w:szCs w:val="28"/>
          <w:lang w:val="en-US"/>
        </w:rPr>
        <w:t xml:space="preserve">, </w:t>
      </w:r>
      <w:proofErr w:type="spellStart"/>
      <w:r w:rsidRPr="001D6767">
        <w:rPr>
          <w:rFonts w:ascii="Times New Roman" w:eastAsia="Times New Roman" w:hAnsi="Times New Roman" w:cs="Times New Roman"/>
          <w:color w:val="000000"/>
          <w:sz w:val="28"/>
          <w:szCs w:val="28"/>
          <w:lang w:val="en-US"/>
        </w:rPr>
        <w:t>Kehlet</w:t>
      </w:r>
      <w:proofErr w:type="spellEnd"/>
      <w:r w:rsidRPr="001D6767">
        <w:rPr>
          <w:rFonts w:ascii="Times New Roman" w:eastAsia="Times New Roman" w:hAnsi="Times New Roman" w:cs="Times New Roman"/>
          <w:color w:val="000000"/>
          <w:sz w:val="28"/>
          <w:szCs w:val="28"/>
          <w:lang w:val="en-US"/>
        </w:rPr>
        <w:t xml:space="preserve"> H. </w:t>
      </w:r>
      <w:proofErr w:type="spellStart"/>
      <w:r w:rsidRPr="001D6767">
        <w:rPr>
          <w:rFonts w:ascii="Times New Roman" w:eastAsia="Times New Roman" w:hAnsi="Times New Roman" w:cs="Times New Roman"/>
          <w:color w:val="000000"/>
          <w:sz w:val="28"/>
          <w:szCs w:val="28"/>
          <w:lang w:val="en-US"/>
        </w:rPr>
        <w:t>Chronicpain</w:t>
      </w:r>
      <w:proofErr w:type="spellEnd"/>
      <w:r w:rsidRPr="001D6767">
        <w:rPr>
          <w:rFonts w:ascii="Times New Roman" w:eastAsia="Times New Roman" w:hAnsi="Times New Roman" w:cs="Times New Roman"/>
          <w:color w:val="000000"/>
          <w:sz w:val="28"/>
          <w:szCs w:val="28"/>
          <w:lang w:val="en-US"/>
        </w:rPr>
        <w:t xml:space="preserve"> following cesarean section. </w:t>
      </w:r>
      <w:proofErr w:type="spellStart"/>
      <w:r>
        <w:rPr>
          <w:rFonts w:ascii="Times New Roman" w:eastAsia="Times New Roman" w:hAnsi="Times New Roman" w:cs="Times New Roman"/>
          <w:color w:val="000000"/>
          <w:sz w:val="28"/>
          <w:szCs w:val="28"/>
        </w:rPr>
        <w:t>ActaAnaesthesiol</w:t>
      </w:r>
      <w:proofErr w:type="spellEnd"/>
      <w:r>
        <w:rPr>
          <w:rFonts w:ascii="Times New Roman" w:eastAsia="Times New Roman" w:hAnsi="Times New Roman" w:cs="Times New Roman"/>
          <w:color w:val="000000"/>
          <w:sz w:val="28"/>
          <w:szCs w:val="28"/>
        </w:rPr>
        <w:t xml:space="preserve"> Scand</w:t>
      </w:r>
      <w:proofErr w:type="gramStart"/>
      <w:r>
        <w:rPr>
          <w:rFonts w:ascii="Times New Roman" w:eastAsia="Times New Roman" w:hAnsi="Times New Roman" w:cs="Times New Roman"/>
          <w:color w:val="000000"/>
          <w:sz w:val="28"/>
          <w:szCs w:val="28"/>
        </w:rPr>
        <w:t>2004;</w:t>
      </w:r>
      <w:proofErr w:type="gramEnd"/>
      <w:r>
        <w:rPr>
          <w:rFonts w:ascii="Times New Roman" w:eastAsia="Times New Roman" w:hAnsi="Times New Roman" w:cs="Times New Roman"/>
          <w:color w:val="000000"/>
          <w:sz w:val="28"/>
          <w:szCs w:val="28"/>
        </w:rPr>
        <w:t>48:111—6.</w:t>
      </w:r>
    </w:p>
    <w:p w:rsidR="00107430" w:rsidRDefault="00107430">
      <w:pPr>
        <w:spacing w:after="0"/>
        <w:jc w:val="both"/>
        <w:rPr>
          <w:rFonts w:ascii="Times New Roman" w:eastAsia="Times New Roman" w:hAnsi="Times New Roman" w:cs="Times New Roman"/>
          <w:sz w:val="28"/>
          <w:szCs w:val="28"/>
        </w:rPr>
      </w:pPr>
    </w:p>
    <w:p w:rsidR="00107430" w:rsidRDefault="00107430">
      <w:pPr>
        <w:pBdr>
          <w:top w:val="nil"/>
          <w:left w:val="nil"/>
          <w:bottom w:val="nil"/>
          <w:right w:val="nil"/>
          <w:between w:val="nil"/>
        </w:pBdr>
        <w:spacing w:after="0" w:line="259" w:lineRule="auto"/>
        <w:ind w:left="720" w:hanging="720"/>
        <w:jc w:val="both"/>
        <w:rPr>
          <w:rFonts w:ascii="Times New Roman" w:eastAsia="Times New Roman" w:hAnsi="Times New Roman" w:cs="Times New Roman"/>
          <w:color w:val="000000"/>
          <w:sz w:val="28"/>
          <w:szCs w:val="28"/>
        </w:rPr>
      </w:pPr>
    </w:p>
    <w:p w:rsidR="00107430" w:rsidRPr="001D6767" w:rsidRDefault="00257716">
      <w:pPr>
        <w:numPr>
          <w:ilvl w:val="0"/>
          <w:numId w:val="3"/>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lang w:val="en-US"/>
        </w:rPr>
      </w:pPr>
      <w:r w:rsidRPr="001D6767">
        <w:rPr>
          <w:rFonts w:ascii="Times New Roman" w:eastAsia="Times New Roman" w:hAnsi="Times New Roman" w:cs="Times New Roman"/>
          <w:color w:val="000000"/>
          <w:sz w:val="28"/>
          <w:szCs w:val="28"/>
          <w:lang w:val="en-US"/>
        </w:rPr>
        <w:t xml:space="preserve">Gadsden J, Hart S, Santos AC. Post-cesarean delivery </w:t>
      </w:r>
      <w:proofErr w:type="spellStart"/>
      <w:proofErr w:type="gramStart"/>
      <w:r w:rsidRPr="001D6767">
        <w:rPr>
          <w:rFonts w:ascii="Times New Roman" w:eastAsia="Times New Roman" w:hAnsi="Times New Roman" w:cs="Times New Roman"/>
          <w:color w:val="000000"/>
          <w:sz w:val="28"/>
          <w:szCs w:val="28"/>
          <w:lang w:val="en-US"/>
        </w:rPr>
        <w:t>analgesia.AnesthAnalg</w:t>
      </w:r>
      <w:proofErr w:type="spellEnd"/>
      <w:proofErr w:type="gramEnd"/>
      <w:r w:rsidRPr="001D6767">
        <w:rPr>
          <w:rFonts w:ascii="Times New Roman" w:eastAsia="Times New Roman" w:hAnsi="Times New Roman" w:cs="Times New Roman"/>
          <w:color w:val="000000"/>
          <w:sz w:val="28"/>
          <w:szCs w:val="28"/>
          <w:lang w:val="en-US"/>
        </w:rPr>
        <w:t xml:space="preserve"> 2005;101:562—9.</w:t>
      </w:r>
    </w:p>
    <w:p w:rsidR="00107430" w:rsidRPr="001D6767" w:rsidRDefault="00107430">
      <w:pPr>
        <w:spacing w:after="0"/>
        <w:jc w:val="both"/>
        <w:rPr>
          <w:rFonts w:ascii="Times New Roman" w:eastAsia="Times New Roman" w:hAnsi="Times New Roman" w:cs="Times New Roman"/>
          <w:sz w:val="28"/>
          <w:szCs w:val="28"/>
          <w:lang w:val="en-US"/>
        </w:rPr>
      </w:pPr>
    </w:p>
    <w:p w:rsidR="00107430" w:rsidRDefault="00257716">
      <w:pPr>
        <w:numPr>
          <w:ilvl w:val="0"/>
          <w:numId w:val="3"/>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Sinatra R, Chung KS, Silverman DG, et al. </w:t>
      </w:r>
      <w:r w:rsidRPr="001D6767">
        <w:rPr>
          <w:rFonts w:ascii="Times New Roman" w:eastAsia="Times New Roman" w:hAnsi="Times New Roman" w:cs="Times New Roman"/>
          <w:color w:val="000000"/>
          <w:sz w:val="28"/>
          <w:szCs w:val="28"/>
          <w:lang w:val="en-US"/>
        </w:rPr>
        <w:t xml:space="preserve">An evaluation </w:t>
      </w:r>
      <w:proofErr w:type="spellStart"/>
      <w:r w:rsidRPr="001D6767">
        <w:rPr>
          <w:rFonts w:ascii="Times New Roman" w:eastAsia="Times New Roman" w:hAnsi="Times New Roman" w:cs="Times New Roman"/>
          <w:color w:val="000000"/>
          <w:sz w:val="28"/>
          <w:szCs w:val="28"/>
          <w:lang w:val="en-US"/>
        </w:rPr>
        <w:t>ofmorphine</w:t>
      </w:r>
      <w:proofErr w:type="spellEnd"/>
      <w:r w:rsidRPr="001D6767">
        <w:rPr>
          <w:rFonts w:ascii="Times New Roman" w:eastAsia="Times New Roman" w:hAnsi="Times New Roman" w:cs="Times New Roman"/>
          <w:color w:val="000000"/>
          <w:sz w:val="28"/>
          <w:szCs w:val="28"/>
          <w:lang w:val="en-US"/>
        </w:rPr>
        <w:t xml:space="preserve"> and </w:t>
      </w:r>
      <w:proofErr w:type="spellStart"/>
      <w:r w:rsidRPr="001D6767">
        <w:rPr>
          <w:rFonts w:ascii="Times New Roman" w:eastAsia="Times New Roman" w:hAnsi="Times New Roman" w:cs="Times New Roman"/>
          <w:color w:val="000000"/>
          <w:sz w:val="28"/>
          <w:szCs w:val="28"/>
          <w:lang w:val="en-US"/>
        </w:rPr>
        <w:t>ox</w:t>
      </w:r>
      <w:r w:rsidRPr="001D6767">
        <w:rPr>
          <w:rFonts w:ascii="Times New Roman" w:eastAsia="Times New Roman" w:hAnsi="Times New Roman" w:cs="Times New Roman"/>
          <w:color w:val="000000"/>
          <w:sz w:val="28"/>
          <w:szCs w:val="28"/>
          <w:lang w:val="en-US"/>
        </w:rPr>
        <w:t>ymorphine</w:t>
      </w:r>
      <w:proofErr w:type="spellEnd"/>
      <w:r w:rsidRPr="001D6767">
        <w:rPr>
          <w:rFonts w:ascii="Times New Roman" w:eastAsia="Times New Roman" w:hAnsi="Times New Roman" w:cs="Times New Roman"/>
          <w:color w:val="000000"/>
          <w:sz w:val="28"/>
          <w:szCs w:val="28"/>
          <w:lang w:val="en-US"/>
        </w:rPr>
        <w:t xml:space="preserve"> administered via PCA or PCA </w:t>
      </w:r>
      <w:proofErr w:type="spellStart"/>
      <w:r w:rsidRPr="001D6767">
        <w:rPr>
          <w:rFonts w:ascii="Times New Roman" w:eastAsia="Times New Roman" w:hAnsi="Times New Roman" w:cs="Times New Roman"/>
          <w:color w:val="000000"/>
          <w:sz w:val="28"/>
          <w:szCs w:val="28"/>
          <w:lang w:val="en-US"/>
        </w:rPr>
        <w:t>plusbasal</w:t>
      </w:r>
      <w:proofErr w:type="spellEnd"/>
      <w:r w:rsidRPr="001D6767">
        <w:rPr>
          <w:rFonts w:ascii="Times New Roman" w:eastAsia="Times New Roman" w:hAnsi="Times New Roman" w:cs="Times New Roman"/>
          <w:color w:val="000000"/>
          <w:sz w:val="28"/>
          <w:szCs w:val="28"/>
          <w:lang w:val="en-US"/>
        </w:rPr>
        <w:t xml:space="preserve"> infusion in post-cesarean delivery patients. </w:t>
      </w:r>
      <w:proofErr w:type="spellStart"/>
      <w:r>
        <w:rPr>
          <w:rFonts w:ascii="Times New Roman" w:eastAsia="Times New Roman" w:hAnsi="Times New Roman" w:cs="Times New Roman"/>
          <w:color w:val="000000"/>
          <w:sz w:val="28"/>
          <w:szCs w:val="28"/>
        </w:rPr>
        <w:t>Anesthesio-logy</w:t>
      </w:r>
      <w:proofErr w:type="spellEnd"/>
      <w:r>
        <w:rPr>
          <w:rFonts w:ascii="Times New Roman" w:eastAsia="Times New Roman" w:hAnsi="Times New Roman" w:cs="Times New Roman"/>
          <w:color w:val="000000"/>
          <w:sz w:val="28"/>
          <w:szCs w:val="28"/>
        </w:rPr>
        <w:t xml:space="preserve"> </w:t>
      </w:r>
      <w:proofErr w:type="gramStart"/>
      <w:r>
        <w:rPr>
          <w:rFonts w:ascii="Times New Roman" w:eastAsia="Times New Roman" w:hAnsi="Times New Roman" w:cs="Times New Roman"/>
          <w:color w:val="000000"/>
          <w:sz w:val="28"/>
          <w:szCs w:val="28"/>
        </w:rPr>
        <w:t>1989;</w:t>
      </w:r>
      <w:proofErr w:type="gramEnd"/>
      <w:r>
        <w:rPr>
          <w:rFonts w:ascii="Times New Roman" w:eastAsia="Times New Roman" w:hAnsi="Times New Roman" w:cs="Times New Roman"/>
          <w:color w:val="000000"/>
          <w:sz w:val="28"/>
          <w:szCs w:val="28"/>
        </w:rPr>
        <w:t>71:502—7.</w:t>
      </w:r>
    </w:p>
    <w:p w:rsidR="00107430" w:rsidRDefault="00107430">
      <w:pPr>
        <w:spacing w:after="0"/>
        <w:jc w:val="both"/>
        <w:rPr>
          <w:rFonts w:ascii="Times New Roman" w:eastAsia="Times New Roman" w:hAnsi="Times New Roman" w:cs="Times New Roman"/>
          <w:sz w:val="28"/>
          <w:szCs w:val="28"/>
        </w:rPr>
      </w:pPr>
    </w:p>
    <w:p w:rsidR="00107430" w:rsidRPr="001D6767" w:rsidRDefault="00257716">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lang w:val="en-US"/>
        </w:rPr>
      </w:pPr>
      <w:proofErr w:type="spellStart"/>
      <w:r w:rsidRPr="001D6767">
        <w:rPr>
          <w:rFonts w:ascii="Times New Roman" w:eastAsia="Times New Roman" w:hAnsi="Times New Roman" w:cs="Times New Roman"/>
          <w:color w:val="000000"/>
          <w:sz w:val="28"/>
          <w:szCs w:val="28"/>
          <w:lang w:val="en-US"/>
        </w:rPr>
        <w:t>Lowder</w:t>
      </w:r>
      <w:proofErr w:type="spellEnd"/>
      <w:r w:rsidRPr="001D6767">
        <w:rPr>
          <w:rFonts w:ascii="Times New Roman" w:eastAsia="Times New Roman" w:hAnsi="Times New Roman" w:cs="Times New Roman"/>
          <w:color w:val="000000"/>
          <w:sz w:val="28"/>
          <w:szCs w:val="28"/>
          <w:lang w:val="en-US"/>
        </w:rPr>
        <w:t xml:space="preserve"> JL, Shackelford DP, Holbert D, et al. A </w:t>
      </w:r>
      <w:proofErr w:type="spellStart"/>
      <w:proofErr w:type="gramStart"/>
      <w:r w:rsidRPr="001D6767">
        <w:rPr>
          <w:rFonts w:ascii="Times New Roman" w:eastAsia="Times New Roman" w:hAnsi="Times New Roman" w:cs="Times New Roman"/>
          <w:color w:val="000000"/>
          <w:sz w:val="28"/>
          <w:szCs w:val="28"/>
          <w:lang w:val="en-US"/>
        </w:rPr>
        <w:t>randomized,controlled</w:t>
      </w:r>
      <w:proofErr w:type="spellEnd"/>
      <w:proofErr w:type="gramEnd"/>
      <w:r w:rsidRPr="001D6767">
        <w:rPr>
          <w:rFonts w:ascii="Times New Roman" w:eastAsia="Times New Roman" w:hAnsi="Times New Roman" w:cs="Times New Roman"/>
          <w:color w:val="000000"/>
          <w:sz w:val="28"/>
          <w:szCs w:val="28"/>
          <w:lang w:val="en-US"/>
        </w:rPr>
        <w:t xml:space="preserve"> trial to compare ketorolac tromethamine versus </w:t>
      </w:r>
      <w:proofErr w:type="spellStart"/>
      <w:r w:rsidRPr="001D6767">
        <w:rPr>
          <w:rFonts w:ascii="Times New Roman" w:eastAsia="Times New Roman" w:hAnsi="Times New Roman" w:cs="Times New Roman"/>
          <w:color w:val="000000"/>
          <w:sz w:val="28"/>
          <w:szCs w:val="28"/>
          <w:lang w:val="en-US"/>
        </w:rPr>
        <w:t>pla-cebo</w:t>
      </w:r>
      <w:proofErr w:type="spellEnd"/>
      <w:r w:rsidRPr="001D6767">
        <w:rPr>
          <w:rFonts w:ascii="Times New Roman" w:eastAsia="Times New Roman" w:hAnsi="Times New Roman" w:cs="Times New Roman"/>
          <w:color w:val="000000"/>
          <w:sz w:val="28"/>
          <w:szCs w:val="28"/>
          <w:lang w:val="en-US"/>
        </w:rPr>
        <w:t xml:space="preserve"> after cesarean section to reduce pain and narcotic </w:t>
      </w:r>
      <w:proofErr w:type="spellStart"/>
      <w:r w:rsidRPr="001D6767">
        <w:rPr>
          <w:rFonts w:ascii="Times New Roman" w:eastAsia="Times New Roman" w:hAnsi="Times New Roman" w:cs="Times New Roman"/>
          <w:color w:val="000000"/>
          <w:sz w:val="28"/>
          <w:szCs w:val="28"/>
          <w:lang w:val="en-US"/>
        </w:rPr>
        <w:t>usage.Am</w:t>
      </w:r>
      <w:proofErr w:type="spellEnd"/>
      <w:r w:rsidRPr="001D6767">
        <w:rPr>
          <w:rFonts w:ascii="Times New Roman" w:eastAsia="Times New Roman" w:hAnsi="Times New Roman" w:cs="Times New Roman"/>
          <w:color w:val="000000"/>
          <w:sz w:val="28"/>
          <w:szCs w:val="28"/>
          <w:lang w:val="en-US"/>
        </w:rPr>
        <w:t xml:space="preserve"> J </w:t>
      </w:r>
      <w:proofErr w:type="spellStart"/>
      <w:r w:rsidRPr="001D6767">
        <w:rPr>
          <w:rFonts w:ascii="Times New Roman" w:eastAsia="Times New Roman" w:hAnsi="Times New Roman" w:cs="Times New Roman"/>
          <w:color w:val="000000"/>
          <w:sz w:val="28"/>
          <w:szCs w:val="28"/>
          <w:lang w:val="en-US"/>
        </w:rPr>
        <w:t>ObstetGynecol</w:t>
      </w:r>
      <w:proofErr w:type="spellEnd"/>
      <w:r w:rsidRPr="001D6767">
        <w:rPr>
          <w:rFonts w:ascii="Times New Roman" w:eastAsia="Times New Roman" w:hAnsi="Times New Roman" w:cs="Times New Roman"/>
          <w:color w:val="000000"/>
          <w:sz w:val="28"/>
          <w:szCs w:val="28"/>
          <w:lang w:val="en-US"/>
        </w:rPr>
        <w:t xml:space="preserve"> 2003;189:1559—62 [discussion 1562].</w:t>
      </w:r>
    </w:p>
    <w:p w:rsidR="00107430" w:rsidRPr="001D6767" w:rsidRDefault="00107430">
      <w:pPr>
        <w:pBdr>
          <w:top w:val="nil"/>
          <w:left w:val="nil"/>
          <w:bottom w:val="nil"/>
          <w:right w:val="nil"/>
          <w:between w:val="nil"/>
        </w:pBdr>
        <w:spacing w:after="0" w:line="360" w:lineRule="auto"/>
        <w:ind w:left="720" w:hanging="720"/>
        <w:jc w:val="both"/>
        <w:rPr>
          <w:rFonts w:ascii="Times New Roman" w:eastAsia="Times New Roman" w:hAnsi="Times New Roman" w:cs="Times New Roman"/>
          <w:color w:val="000000"/>
          <w:sz w:val="28"/>
          <w:szCs w:val="28"/>
          <w:lang w:val="en-US"/>
        </w:rPr>
      </w:pPr>
    </w:p>
    <w:p w:rsidR="00107430" w:rsidRDefault="00257716">
      <w:pPr>
        <w:numPr>
          <w:ilvl w:val="0"/>
          <w:numId w:val="3"/>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r w:rsidRPr="001D6767">
        <w:rPr>
          <w:rFonts w:ascii="Times New Roman" w:eastAsia="Times New Roman" w:hAnsi="Times New Roman" w:cs="Times New Roman"/>
          <w:color w:val="000000"/>
          <w:sz w:val="28"/>
          <w:szCs w:val="28"/>
          <w:lang w:val="en-US"/>
        </w:rPr>
        <w:t>Cardoso MM, Carval</w:t>
      </w:r>
      <w:r w:rsidRPr="001D6767">
        <w:rPr>
          <w:rFonts w:ascii="Times New Roman" w:eastAsia="Times New Roman" w:hAnsi="Times New Roman" w:cs="Times New Roman"/>
          <w:color w:val="000000"/>
          <w:sz w:val="28"/>
          <w:szCs w:val="28"/>
          <w:lang w:val="en-US"/>
        </w:rPr>
        <w:t xml:space="preserve">ho JC, Amaro AR, et al. Small doses </w:t>
      </w:r>
      <w:proofErr w:type="spellStart"/>
      <w:r w:rsidRPr="001D6767">
        <w:rPr>
          <w:rFonts w:ascii="Times New Roman" w:eastAsia="Times New Roman" w:hAnsi="Times New Roman" w:cs="Times New Roman"/>
          <w:color w:val="000000"/>
          <w:sz w:val="28"/>
          <w:szCs w:val="28"/>
          <w:lang w:val="en-US"/>
        </w:rPr>
        <w:t>ofintrathécale</w:t>
      </w:r>
      <w:proofErr w:type="spellEnd"/>
      <w:r w:rsidRPr="001D6767">
        <w:rPr>
          <w:rFonts w:ascii="Times New Roman" w:eastAsia="Times New Roman" w:hAnsi="Times New Roman" w:cs="Times New Roman"/>
          <w:color w:val="000000"/>
          <w:sz w:val="28"/>
          <w:szCs w:val="28"/>
          <w:lang w:val="en-US"/>
        </w:rPr>
        <w:t xml:space="preserve"> morphine combined with systemic diclofenac </w:t>
      </w:r>
      <w:proofErr w:type="spellStart"/>
      <w:r w:rsidRPr="001D6767">
        <w:rPr>
          <w:rFonts w:ascii="Times New Roman" w:eastAsia="Times New Roman" w:hAnsi="Times New Roman" w:cs="Times New Roman"/>
          <w:color w:val="000000"/>
          <w:sz w:val="28"/>
          <w:szCs w:val="28"/>
          <w:lang w:val="en-US"/>
        </w:rPr>
        <w:t>forpostoperative</w:t>
      </w:r>
      <w:proofErr w:type="spellEnd"/>
      <w:r w:rsidRPr="001D6767">
        <w:rPr>
          <w:rFonts w:ascii="Times New Roman" w:eastAsia="Times New Roman" w:hAnsi="Times New Roman" w:cs="Times New Roman"/>
          <w:color w:val="000000"/>
          <w:sz w:val="28"/>
          <w:szCs w:val="28"/>
          <w:lang w:val="en-US"/>
        </w:rPr>
        <w:t xml:space="preserve"> pain control after cesarean delivery. </w:t>
      </w:r>
      <w:proofErr w:type="spellStart"/>
      <w:r>
        <w:rPr>
          <w:rFonts w:ascii="Times New Roman" w:eastAsia="Times New Roman" w:hAnsi="Times New Roman" w:cs="Times New Roman"/>
          <w:color w:val="000000"/>
          <w:sz w:val="28"/>
          <w:szCs w:val="28"/>
        </w:rPr>
        <w:t>AnesthAnalg</w:t>
      </w:r>
      <w:proofErr w:type="spellEnd"/>
      <w:r>
        <w:rPr>
          <w:rFonts w:ascii="Times New Roman" w:eastAsia="Times New Roman" w:hAnsi="Times New Roman" w:cs="Times New Roman"/>
          <w:color w:val="000000"/>
          <w:sz w:val="28"/>
          <w:szCs w:val="28"/>
        </w:rPr>
        <w:t xml:space="preserve"> </w:t>
      </w:r>
      <w:proofErr w:type="gramStart"/>
      <w:r>
        <w:rPr>
          <w:rFonts w:ascii="Times New Roman" w:eastAsia="Times New Roman" w:hAnsi="Times New Roman" w:cs="Times New Roman"/>
          <w:color w:val="000000"/>
          <w:sz w:val="28"/>
          <w:szCs w:val="28"/>
        </w:rPr>
        <w:t>1998;</w:t>
      </w:r>
      <w:proofErr w:type="gramEnd"/>
      <w:r>
        <w:rPr>
          <w:rFonts w:ascii="Times New Roman" w:eastAsia="Times New Roman" w:hAnsi="Times New Roman" w:cs="Times New Roman"/>
          <w:color w:val="000000"/>
          <w:sz w:val="28"/>
          <w:szCs w:val="28"/>
        </w:rPr>
        <w:t>86:538—41.</w:t>
      </w:r>
    </w:p>
    <w:p w:rsidR="00107430" w:rsidRDefault="00107430">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sz w:val="28"/>
          <w:szCs w:val="28"/>
        </w:rPr>
      </w:pPr>
    </w:p>
    <w:p w:rsidR="00107430" w:rsidRPr="001D6767" w:rsidRDefault="00257716">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lang w:val="en-US"/>
        </w:rPr>
      </w:pPr>
      <w:proofErr w:type="spellStart"/>
      <w:r w:rsidRPr="001D6767">
        <w:rPr>
          <w:rFonts w:ascii="Times New Roman" w:eastAsia="Times New Roman" w:hAnsi="Times New Roman" w:cs="Times New Roman"/>
          <w:color w:val="000000"/>
          <w:sz w:val="28"/>
          <w:szCs w:val="28"/>
          <w:lang w:val="en-US"/>
        </w:rPr>
        <w:t>Hodsman</w:t>
      </w:r>
      <w:proofErr w:type="spellEnd"/>
      <w:r w:rsidRPr="001D6767">
        <w:rPr>
          <w:rFonts w:ascii="Times New Roman" w:eastAsia="Times New Roman" w:hAnsi="Times New Roman" w:cs="Times New Roman"/>
          <w:color w:val="000000"/>
          <w:sz w:val="28"/>
          <w:szCs w:val="28"/>
          <w:lang w:val="en-US"/>
        </w:rPr>
        <w:t xml:space="preserve"> NB, Burns J, Blyth A, et al. The morphine spa-ring effects of diclofenac sodium following abdominal </w:t>
      </w:r>
      <w:proofErr w:type="spellStart"/>
      <w:proofErr w:type="gramStart"/>
      <w:r w:rsidRPr="001D6767">
        <w:rPr>
          <w:rFonts w:ascii="Times New Roman" w:eastAsia="Times New Roman" w:hAnsi="Times New Roman" w:cs="Times New Roman"/>
          <w:color w:val="000000"/>
          <w:sz w:val="28"/>
          <w:szCs w:val="28"/>
          <w:lang w:val="en-US"/>
        </w:rPr>
        <w:t>surgery.Anaesthesia</w:t>
      </w:r>
      <w:proofErr w:type="spellEnd"/>
      <w:proofErr w:type="gramEnd"/>
      <w:r w:rsidRPr="001D6767">
        <w:rPr>
          <w:rFonts w:ascii="Times New Roman" w:eastAsia="Times New Roman" w:hAnsi="Times New Roman" w:cs="Times New Roman"/>
          <w:color w:val="000000"/>
          <w:sz w:val="28"/>
          <w:szCs w:val="28"/>
          <w:lang w:val="en-US"/>
        </w:rPr>
        <w:t xml:space="preserve"> 1987;42:1005—8.</w:t>
      </w:r>
    </w:p>
    <w:p w:rsidR="00107430" w:rsidRPr="001D6767" w:rsidRDefault="00107430">
      <w:pPr>
        <w:pBdr>
          <w:top w:val="nil"/>
          <w:left w:val="nil"/>
          <w:bottom w:val="nil"/>
          <w:right w:val="nil"/>
          <w:between w:val="nil"/>
        </w:pBdr>
        <w:spacing w:after="0" w:line="259" w:lineRule="auto"/>
        <w:ind w:left="720" w:hanging="720"/>
        <w:jc w:val="both"/>
        <w:rPr>
          <w:rFonts w:ascii="Times New Roman" w:eastAsia="Times New Roman" w:hAnsi="Times New Roman" w:cs="Times New Roman"/>
          <w:color w:val="000000"/>
          <w:sz w:val="28"/>
          <w:szCs w:val="28"/>
          <w:lang w:val="en-US"/>
        </w:rPr>
      </w:pPr>
    </w:p>
    <w:p w:rsidR="00107430" w:rsidRPr="001D6767" w:rsidRDefault="00107430">
      <w:pPr>
        <w:pBdr>
          <w:top w:val="nil"/>
          <w:left w:val="nil"/>
          <w:bottom w:val="nil"/>
          <w:right w:val="nil"/>
          <w:between w:val="nil"/>
        </w:pBdr>
        <w:spacing w:after="0" w:line="259" w:lineRule="auto"/>
        <w:ind w:left="720" w:hanging="720"/>
        <w:jc w:val="both"/>
        <w:rPr>
          <w:rFonts w:ascii="Times New Roman" w:eastAsia="Times New Roman" w:hAnsi="Times New Roman" w:cs="Times New Roman"/>
          <w:color w:val="000000"/>
          <w:sz w:val="28"/>
          <w:szCs w:val="28"/>
          <w:lang w:val="en-US"/>
        </w:rPr>
      </w:pPr>
    </w:p>
    <w:p w:rsidR="00107430" w:rsidRDefault="00257716">
      <w:pPr>
        <w:numPr>
          <w:ilvl w:val="0"/>
          <w:numId w:val="3"/>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proofErr w:type="spellStart"/>
      <w:r w:rsidRPr="001D6767">
        <w:rPr>
          <w:rFonts w:ascii="Times New Roman" w:eastAsia="Times New Roman" w:hAnsi="Times New Roman" w:cs="Times New Roman"/>
          <w:color w:val="000000"/>
          <w:sz w:val="28"/>
          <w:szCs w:val="28"/>
          <w:lang w:val="en-US"/>
        </w:rPr>
        <w:t>Siddick</w:t>
      </w:r>
      <w:proofErr w:type="spellEnd"/>
      <w:r w:rsidRPr="001D6767">
        <w:rPr>
          <w:rFonts w:ascii="Times New Roman" w:eastAsia="Times New Roman" w:hAnsi="Times New Roman" w:cs="Times New Roman"/>
          <w:color w:val="000000"/>
          <w:sz w:val="28"/>
          <w:szCs w:val="28"/>
          <w:lang w:val="en-US"/>
        </w:rPr>
        <w:t xml:space="preserve"> SM, </w:t>
      </w:r>
      <w:proofErr w:type="spellStart"/>
      <w:r w:rsidRPr="001D6767">
        <w:rPr>
          <w:rFonts w:ascii="Times New Roman" w:eastAsia="Times New Roman" w:hAnsi="Times New Roman" w:cs="Times New Roman"/>
          <w:color w:val="000000"/>
          <w:sz w:val="28"/>
          <w:szCs w:val="28"/>
          <w:lang w:val="en-US"/>
        </w:rPr>
        <w:t>Aouad</w:t>
      </w:r>
      <w:proofErr w:type="spellEnd"/>
      <w:r w:rsidRPr="001D6767">
        <w:rPr>
          <w:rFonts w:ascii="Times New Roman" w:eastAsia="Times New Roman" w:hAnsi="Times New Roman" w:cs="Times New Roman"/>
          <w:color w:val="000000"/>
          <w:sz w:val="28"/>
          <w:szCs w:val="28"/>
          <w:lang w:val="en-US"/>
        </w:rPr>
        <w:t xml:space="preserve"> MT, </w:t>
      </w:r>
      <w:proofErr w:type="spellStart"/>
      <w:r w:rsidRPr="001D6767">
        <w:rPr>
          <w:rFonts w:ascii="Times New Roman" w:eastAsia="Times New Roman" w:hAnsi="Times New Roman" w:cs="Times New Roman"/>
          <w:color w:val="000000"/>
          <w:sz w:val="28"/>
          <w:szCs w:val="28"/>
          <w:lang w:val="en-US"/>
        </w:rPr>
        <w:t>Jalbout</w:t>
      </w:r>
      <w:proofErr w:type="spellEnd"/>
      <w:r w:rsidRPr="001D6767">
        <w:rPr>
          <w:rFonts w:ascii="Times New Roman" w:eastAsia="Times New Roman" w:hAnsi="Times New Roman" w:cs="Times New Roman"/>
          <w:color w:val="000000"/>
          <w:sz w:val="28"/>
          <w:szCs w:val="28"/>
          <w:lang w:val="en-US"/>
        </w:rPr>
        <w:t xml:space="preserve"> MI, et al. Diclofenac and/</w:t>
      </w:r>
      <w:proofErr w:type="spellStart"/>
      <w:r w:rsidRPr="001D6767">
        <w:rPr>
          <w:rFonts w:ascii="Times New Roman" w:eastAsia="Times New Roman" w:hAnsi="Times New Roman" w:cs="Times New Roman"/>
          <w:color w:val="000000"/>
          <w:sz w:val="28"/>
          <w:szCs w:val="28"/>
          <w:lang w:val="en-US"/>
        </w:rPr>
        <w:t>orparacetamol</w:t>
      </w:r>
      <w:proofErr w:type="spellEnd"/>
      <w:r w:rsidRPr="001D6767">
        <w:rPr>
          <w:rFonts w:ascii="Times New Roman" w:eastAsia="Times New Roman" w:hAnsi="Times New Roman" w:cs="Times New Roman"/>
          <w:color w:val="000000"/>
          <w:sz w:val="28"/>
          <w:szCs w:val="28"/>
          <w:lang w:val="en-US"/>
        </w:rPr>
        <w:t xml:space="preserve"> for postoperative pain management after </w:t>
      </w:r>
      <w:proofErr w:type="spellStart"/>
      <w:r w:rsidRPr="001D6767">
        <w:rPr>
          <w:rFonts w:ascii="Times New Roman" w:eastAsia="Times New Roman" w:hAnsi="Times New Roman" w:cs="Times New Roman"/>
          <w:color w:val="000000"/>
          <w:sz w:val="28"/>
          <w:szCs w:val="28"/>
          <w:lang w:val="en-US"/>
        </w:rPr>
        <w:t>cesa-rean</w:t>
      </w:r>
      <w:proofErr w:type="spellEnd"/>
      <w:r w:rsidRPr="001D6767">
        <w:rPr>
          <w:rFonts w:ascii="Times New Roman" w:eastAsia="Times New Roman" w:hAnsi="Times New Roman" w:cs="Times New Roman"/>
          <w:color w:val="000000"/>
          <w:sz w:val="28"/>
          <w:szCs w:val="28"/>
          <w:lang w:val="en-US"/>
        </w:rPr>
        <w:t xml:space="preserve"> delivery in patients receiving PCA morphine. </w:t>
      </w:r>
      <w:proofErr w:type="spellStart"/>
      <w:r>
        <w:rPr>
          <w:rFonts w:ascii="Times New Roman" w:eastAsia="Times New Roman" w:hAnsi="Times New Roman" w:cs="Times New Roman"/>
          <w:color w:val="000000"/>
          <w:sz w:val="28"/>
          <w:szCs w:val="28"/>
        </w:rPr>
        <w:t>RegAnesthPain</w:t>
      </w:r>
      <w:proofErr w:type="spellEnd"/>
      <w:r>
        <w:rPr>
          <w:rFonts w:ascii="Times New Roman" w:eastAsia="Times New Roman" w:hAnsi="Times New Roman" w:cs="Times New Roman"/>
          <w:color w:val="000000"/>
          <w:sz w:val="28"/>
          <w:szCs w:val="28"/>
        </w:rPr>
        <w:t xml:space="preserve"> Med </w:t>
      </w:r>
      <w:proofErr w:type="gramStart"/>
      <w:r>
        <w:rPr>
          <w:rFonts w:ascii="Times New Roman" w:eastAsia="Times New Roman" w:hAnsi="Times New Roman" w:cs="Times New Roman"/>
          <w:color w:val="000000"/>
          <w:sz w:val="28"/>
          <w:szCs w:val="28"/>
        </w:rPr>
        <w:t>2001;</w:t>
      </w:r>
      <w:proofErr w:type="gramEnd"/>
      <w:r>
        <w:rPr>
          <w:rFonts w:ascii="Times New Roman" w:eastAsia="Times New Roman" w:hAnsi="Times New Roman" w:cs="Times New Roman"/>
          <w:color w:val="000000"/>
          <w:sz w:val="28"/>
          <w:szCs w:val="28"/>
        </w:rPr>
        <w:t>26:310—5</w:t>
      </w:r>
    </w:p>
    <w:p w:rsidR="00107430" w:rsidRDefault="00107430">
      <w:pPr>
        <w:spacing w:after="0"/>
        <w:jc w:val="both"/>
        <w:rPr>
          <w:rFonts w:ascii="Times New Roman" w:eastAsia="Times New Roman" w:hAnsi="Times New Roman" w:cs="Times New Roman"/>
          <w:sz w:val="28"/>
          <w:szCs w:val="28"/>
        </w:rPr>
      </w:pPr>
    </w:p>
    <w:p w:rsidR="00107430" w:rsidRDefault="00257716">
      <w:pPr>
        <w:numPr>
          <w:ilvl w:val="0"/>
          <w:numId w:val="3"/>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Données C.R.A.T.</w:t>
      </w:r>
    </w:p>
    <w:p w:rsidR="00107430" w:rsidRDefault="00107430">
      <w:pPr>
        <w:spacing w:after="0"/>
        <w:jc w:val="both"/>
        <w:rPr>
          <w:rFonts w:ascii="Times New Roman" w:eastAsia="Times New Roman" w:hAnsi="Times New Roman" w:cs="Times New Roman"/>
          <w:sz w:val="28"/>
          <w:szCs w:val="28"/>
        </w:rPr>
      </w:pPr>
    </w:p>
    <w:p w:rsidR="00107430" w:rsidRDefault="00257716">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roofErr w:type="spellStart"/>
      <w:r w:rsidRPr="001D6767">
        <w:rPr>
          <w:rFonts w:ascii="Times New Roman" w:eastAsia="Times New Roman" w:hAnsi="Times New Roman" w:cs="Times New Roman"/>
          <w:color w:val="000000"/>
          <w:sz w:val="28"/>
          <w:szCs w:val="28"/>
          <w:lang w:val="en-US"/>
        </w:rPr>
        <w:t>Sechzer</w:t>
      </w:r>
      <w:proofErr w:type="spellEnd"/>
      <w:r w:rsidRPr="001D6767">
        <w:rPr>
          <w:rFonts w:ascii="Times New Roman" w:eastAsia="Times New Roman" w:hAnsi="Times New Roman" w:cs="Times New Roman"/>
          <w:color w:val="000000"/>
          <w:sz w:val="28"/>
          <w:szCs w:val="28"/>
          <w:lang w:val="en-US"/>
        </w:rPr>
        <w:t xml:space="preserve"> PH. Patient-controlled analgesia</w:t>
      </w:r>
      <w:r w:rsidRPr="001D6767">
        <w:rPr>
          <w:rFonts w:ascii="Times New Roman" w:eastAsia="Times New Roman" w:hAnsi="Times New Roman" w:cs="Times New Roman"/>
          <w:color w:val="000000"/>
          <w:sz w:val="28"/>
          <w:szCs w:val="28"/>
          <w:lang w:val="en-US"/>
        </w:rPr>
        <w:t xml:space="preserve"> (PCA): a </w:t>
      </w:r>
      <w:proofErr w:type="spellStart"/>
      <w:r w:rsidRPr="001D6767">
        <w:rPr>
          <w:rFonts w:ascii="Times New Roman" w:eastAsia="Times New Roman" w:hAnsi="Times New Roman" w:cs="Times New Roman"/>
          <w:color w:val="000000"/>
          <w:sz w:val="28"/>
          <w:szCs w:val="28"/>
          <w:lang w:val="en-US"/>
        </w:rPr>
        <w:t>retrospec-tive</w:t>
      </w:r>
      <w:proofErr w:type="spellEnd"/>
      <w:r w:rsidRPr="001D6767">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rPr>
        <w:t>Anesthesiology</w:t>
      </w:r>
      <w:proofErr w:type="spellEnd"/>
      <w:r>
        <w:rPr>
          <w:rFonts w:ascii="Times New Roman" w:eastAsia="Times New Roman" w:hAnsi="Times New Roman" w:cs="Times New Roman"/>
          <w:color w:val="000000"/>
          <w:sz w:val="28"/>
          <w:szCs w:val="28"/>
        </w:rPr>
        <w:t xml:space="preserve"> </w:t>
      </w:r>
      <w:proofErr w:type="gramStart"/>
      <w:r>
        <w:rPr>
          <w:rFonts w:ascii="Times New Roman" w:eastAsia="Times New Roman" w:hAnsi="Times New Roman" w:cs="Times New Roman"/>
          <w:color w:val="000000"/>
          <w:sz w:val="28"/>
          <w:szCs w:val="28"/>
        </w:rPr>
        <w:t>1990;</w:t>
      </w:r>
      <w:proofErr w:type="gramEnd"/>
      <w:r>
        <w:rPr>
          <w:rFonts w:ascii="Times New Roman" w:eastAsia="Times New Roman" w:hAnsi="Times New Roman" w:cs="Times New Roman"/>
          <w:color w:val="000000"/>
          <w:sz w:val="28"/>
          <w:szCs w:val="28"/>
        </w:rPr>
        <w:t>72:735—6.</w:t>
      </w:r>
    </w:p>
    <w:p w:rsidR="00107430" w:rsidRDefault="00107430">
      <w:pPr>
        <w:pBdr>
          <w:top w:val="nil"/>
          <w:left w:val="nil"/>
          <w:bottom w:val="nil"/>
          <w:right w:val="nil"/>
          <w:between w:val="nil"/>
        </w:pBdr>
        <w:spacing w:after="0" w:line="259" w:lineRule="auto"/>
        <w:ind w:left="720" w:hanging="720"/>
        <w:jc w:val="both"/>
        <w:rPr>
          <w:rFonts w:ascii="Times New Roman" w:eastAsia="Times New Roman" w:hAnsi="Times New Roman" w:cs="Times New Roman"/>
          <w:color w:val="000000"/>
          <w:sz w:val="28"/>
          <w:szCs w:val="28"/>
        </w:rPr>
      </w:pPr>
    </w:p>
    <w:p w:rsidR="00107430" w:rsidRDefault="00107430">
      <w:pPr>
        <w:pBdr>
          <w:top w:val="nil"/>
          <w:left w:val="nil"/>
          <w:bottom w:val="nil"/>
          <w:right w:val="nil"/>
          <w:between w:val="nil"/>
        </w:pBdr>
        <w:spacing w:after="0" w:line="259" w:lineRule="auto"/>
        <w:ind w:left="720" w:hanging="720"/>
        <w:jc w:val="both"/>
        <w:rPr>
          <w:rFonts w:ascii="Times New Roman" w:eastAsia="Times New Roman" w:hAnsi="Times New Roman" w:cs="Times New Roman"/>
          <w:color w:val="000000"/>
          <w:sz w:val="28"/>
          <w:szCs w:val="28"/>
        </w:rPr>
      </w:pPr>
    </w:p>
    <w:p w:rsidR="00107430" w:rsidRDefault="00257716">
      <w:pPr>
        <w:numPr>
          <w:ilvl w:val="0"/>
          <w:numId w:val="3"/>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proofErr w:type="spellStart"/>
      <w:r w:rsidRPr="001D6767">
        <w:rPr>
          <w:rFonts w:ascii="Times New Roman" w:eastAsia="Times New Roman" w:hAnsi="Times New Roman" w:cs="Times New Roman"/>
          <w:color w:val="000000"/>
          <w:sz w:val="28"/>
          <w:szCs w:val="28"/>
          <w:lang w:val="en-US"/>
        </w:rPr>
        <w:t>Striebel</w:t>
      </w:r>
      <w:proofErr w:type="spellEnd"/>
      <w:r w:rsidRPr="001D6767">
        <w:rPr>
          <w:rFonts w:ascii="Times New Roman" w:eastAsia="Times New Roman" w:hAnsi="Times New Roman" w:cs="Times New Roman"/>
          <w:color w:val="000000"/>
          <w:sz w:val="28"/>
          <w:szCs w:val="28"/>
          <w:lang w:val="en-US"/>
        </w:rPr>
        <w:t xml:space="preserve"> HW, </w:t>
      </w:r>
      <w:proofErr w:type="spellStart"/>
      <w:r w:rsidRPr="001D6767">
        <w:rPr>
          <w:rFonts w:ascii="Times New Roman" w:eastAsia="Times New Roman" w:hAnsi="Times New Roman" w:cs="Times New Roman"/>
          <w:color w:val="000000"/>
          <w:sz w:val="28"/>
          <w:szCs w:val="28"/>
          <w:lang w:val="en-US"/>
        </w:rPr>
        <w:t>Scheitza</w:t>
      </w:r>
      <w:proofErr w:type="spellEnd"/>
      <w:r w:rsidRPr="001D6767">
        <w:rPr>
          <w:rFonts w:ascii="Times New Roman" w:eastAsia="Times New Roman" w:hAnsi="Times New Roman" w:cs="Times New Roman"/>
          <w:color w:val="000000"/>
          <w:sz w:val="28"/>
          <w:szCs w:val="28"/>
          <w:lang w:val="en-US"/>
        </w:rPr>
        <w:t xml:space="preserve"> W, Philippi W, Behrens U, Toussaint </w:t>
      </w:r>
      <w:proofErr w:type="spellStart"/>
      <w:proofErr w:type="gramStart"/>
      <w:r w:rsidRPr="001D6767">
        <w:rPr>
          <w:rFonts w:ascii="Times New Roman" w:eastAsia="Times New Roman" w:hAnsi="Times New Roman" w:cs="Times New Roman"/>
          <w:color w:val="000000"/>
          <w:sz w:val="28"/>
          <w:szCs w:val="28"/>
          <w:lang w:val="en-US"/>
        </w:rPr>
        <w:t>S.Quantifying</w:t>
      </w:r>
      <w:proofErr w:type="spellEnd"/>
      <w:proofErr w:type="gramEnd"/>
      <w:r w:rsidRPr="001D6767">
        <w:rPr>
          <w:rFonts w:ascii="Times New Roman" w:eastAsia="Times New Roman" w:hAnsi="Times New Roman" w:cs="Times New Roman"/>
          <w:color w:val="000000"/>
          <w:sz w:val="28"/>
          <w:szCs w:val="28"/>
          <w:lang w:val="en-US"/>
        </w:rPr>
        <w:t xml:space="preserve"> oral analgesic consumption using a novel </w:t>
      </w:r>
      <w:proofErr w:type="spellStart"/>
      <w:r w:rsidRPr="001D6767">
        <w:rPr>
          <w:rFonts w:ascii="Times New Roman" w:eastAsia="Times New Roman" w:hAnsi="Times New Roman" w:cs="Times New Roman"/>
          <w:color w:val="000000"/>
          <w:sz w:val="28"/>
          <w:szCs w:val="28"/>
          <w:lang w:val="en-US"/>
        </w:rPr>
        <w:t>methodand</w:t>
      </w:r>
      <w:proofErr w:type="spellEnd"/>
      <w:r w:rsidRPr="001D6767">
        <w:rPr>
          <w:rFonts w:ascii="Times New Roman" w:eastAsia="Times New Roman" w:hAnsi="Times New Roman" w:cs="Times New Roman"/>
          <w:color w:val="000000"/>
          <w:sz w:val="28"/>
          <w:szCs w:val="28"/>
          <w:lang w:val="en-US"/>
        </w:rPr>
        <w:t xml:space="preserve"> comparison with patient-controlled </w:t>
      </w:r>
      <w:proofErr w:type="spellStart"/>
      <w:r w:rsidRPr="001D6767">
        <w:rPr>
          <w:rFonts w:ascii="Times New Roman" w:eastAsia="Times New Roman" w:hAnsi="Times New Roman" w:cs="Times New Roman"/>
          <w:color w:val="000000"/>
          <w:sz w:val="28"/>
          <w:szCs w:val="28"/>
          <w:lang w:val="en-US"/>
        </w:rPr>
        <w:t>intraveinousanalgesicconsumption</w:t>
      </w:r>
      <w:proofErr w:type="spellEnd"/>
      <w:r w:rsidRPr="001D6767">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rPr>
        <w:t>Anesth</w:t>
      </w:r>
      <w:r>
        <w:rPr>
          <w:rFonts w:ascii="Times New Roman" w:eastAsia="Times New Roman" w:hAnsi="Times New Roman" w:cs="Times New Roman"/>
          <w:color w:val="000000"/>
          <w:sz w:val="28"/>
          <w:szCs w:val="28"/>
        </w:rPr>
        <w:t>Analg</w:t>
      </w:r>
      <w:proofErr w:type="spellEnd"/>
      <w:r>
        <w:rPr>
          <w:rFonts w:ascii="Times New Roman" w:eastAsia="Times New Roman" w:hAnsi="Times New Roman" w:cs="Times New Roman"/>
          <w:color w:val="000000"/>
          <w:sz w:val="28"/>
          <w:szCs w:val="28"/>
        </w:rPr>
        <w:t xml:space="preserve"> </w:t>
      </w:r>
      <w:proofErr w:type="gramStart"/>
      <w:r>
        <w:rPr>
          <w:rFonts w:ascii="Times New Roman" w:eastAsia="Times New Roman" w:hAnsi="Times New Roman" w:cs="Times New Roman"/>
          <w:color w:val="000000"/>
          <w:sz w:val="28"/>
          <w:szCs w:val="28"/>
        </w:rPr>
        <w:t>1998;</w:t>
      </w:r>
      <w:proofErr w:type="gramEnd"/>
      <w:r>
        <w:rPr>
          <w:rFonts w:ascii="Times New Roman" w:eastAsia="Times New Roman" w:hAnsi="Times New Roman" w:cs="Times New Roman"/>
          <w:color w:val="000000"/>
          <w:sz w:val="28"/>
          <w:szCs w:val="28"/>
        </w:rPr>
        <w:t>86:1051—3.</w:t>
      </w:r>
    </w:p>
    <w:p w:rsidR="00107430" w:rsidRDefault="00107430">
      <w:pPr>
        <w:pBdr>
          <w:top w:val="nil"/>
          <w:left w:val="nil"/>
          <w:bottom w:val="nil"/>
          <w:right w:val="nil"/>
          <w:between w:val="nil"/>
        </w:pBdr>
        <w:spacing w:after="0" w:line="259" w:lineRule="auto"/>
        <w:ind w:left="720" w:hanging="720"/>
        <w:jc w:val="both"/>
        <w:rPr>
          <w:rFonts w:ascii="Times New Roman" w:eastAsia="Times New Roman" w:hAnsi="Times New Roman" w:cs="Times New Roman"/>
          <w:color w:val="000000"/>
          <w:sz w:val="28"/>
          <w:szCs w:val="28"/>
        </w:rPr>
      </w:pPr>
    </w:p>
    <w:p w:rsidR="00107430" w:rsidRDefault="00257716">
      <w:pPr>
        <w:numPr>
          <w:ilvl w:val="0"/>
          <w:numId w:val="3"/>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proofErr w:type="spellStart"/>
      <w:r w:rsidRPr="001D6767">
        <w:rPr>
          <w:rFonts w:ascii="Times New Roman" w:eastAsia="Times New Roman" w:hAnsi="Times New Roman" w:cs="Times New Roman"/>
          <w:color w:val="000000"/>
          <w:sz w:val="28"/>
          <w:szCs w:val="28"/>
          <w:lang w:val="en-US"/>
        </w:rPr>
        <w:t>Striebel</w:t>
      </w:r>
      <w:proofErr w:type="spellEnd"/>
      <w:r w:rsidRPr="001D6767">
        <w:rPr>
          <w:rFonts w:ascii="Times New Roman" w:eastAsia="Times New Roman" w:hAnsi="Times New Roman" w:cs="Times New Roman"/>
          <w:color w:val="000000"/>
          <w:sz w:val="28"/>
          <w:szCs w:val="28"/>
          <w:lang w:val="en-US"/>
        </w:rPr>
        <w:t xml:space="preserve"> HW, </w:t>
      </w:r>
      <w:proofErr w:type="spellStart"/>
      <w:r w:rsidRPr="001D6767">
        <w:rPr>
          <w:rFonts w:ascii="Times New Roman" w:eastAsia="Times New Roman" w:hAnsi="Times New Roman" w:cs="Times New Roman"/>
          <w:color w:val="000000"/>
          <w:sz w:val="28"/>
          <w:szCs w:val="28"/>
          <w:lang w:val="en-US"/>
        </w:rPr>
        <w:t>Römer</w:t>
      </w:r>
      <w:proofErr w:type="spellEnd"/>
      <w:r w:rsidRPr="001D6767">
        <w:rPr>
          <w:rFonts w:ascii="Times New Roman" w:eastAsia="Times New Roman" w:hAnsi="Times New Roman" w:cs="Times New Roman"/>
          <w:color w:val="000000"/>
          <w:sz w:val="28"/>
          <w:szCs w:val="28"/>
          <w:lang w:val="en-US"/>
        </w:rPr>
        <w:t xml:space="preserve"> M, Kopf A, </w:t>
      </w:r>
      <w:proofErr w:type="spellStart"/>
      <w:r w:rsidRPr="001D6767">
        <w:rPr>
          <w:rFonts w:ascii="Times New Roman" w:eastAsia="Times New Roman" w:hAnsi="Times New Roman" w:cs="Times New Roman"/>
          <w:color w:val="000000"/>
          <w:sz w:val="28"/>
          <w:szCs w:val="28"/>
          <w:lang w:val="en-US"/>
        </w:rPr>
        <w:t>Schwagmeier</w:t>
      </w:r>
      <w:proofErr w:type="spellEnd"/>
      <w:r w:rsidRPr="001D6767">
        <w:rPr>
          <w:rFonts w:ascii="Times New Roman" w:eastAsia="Times New Roman" w:hAnsi="Times New Roman" w:cs="Times New Roman"/>
          <w:color w:val="000000"/>
          <w:sz w:val="28"/>
          <w:szCs w:val="28"/>
          <w:lang w:val="en-US"/>
        </w:rPr>
        <w:t xml:space="preserve"> R. Patient-controlled oral analgesia with morphine. </w:t>
      </w:r>
      <w:r>
        <w:rPr>
          <w:rFonts w:ascii="Times New Roman" w:eastAsia="Times New Roman" w:hAnsi="Times New Roman" w:cs="Times New Roman"/>
          <w:color w:val="000000"/>
          <w:sz w:val="28"/>
          <w:szCs w:val="28"/>
        </w:rPr>
        <w:t>Can J Anaesth</w:t>
      </w:r>
      <w:proofErr w:type="gramStart"/>
      <w:r>
        <w:rPr>
          <w:rFonts w:ascii="Times New Roman" w:eastAsia="Times New Roman" w:hAnsi="Times New Roman" w:cs="Times New Roman"/>
          <w:color w:val="000000"/>
          <w:sz w:val="28"/>
          <w:szCs w:val="28"/>
        </w:rPr>
        <w:t>1996;</w:t>
      </w:r>
      <w:proofErr w:type="gramEnd"/>
      <w:r>
        <w:rPr>
          <w:rFonts w:ascii="Times New Roman" w:eastAsia="Times New Roman" w:hAnsi="Times New Roman" w:cs="Times New Roman"/>
          <w:color w:val="000000"/>
          <w:sz w:val="28"/>
          <w:szCs w:val="28"/>
        </w:rPr>
        <w:t xml:space="preserve">43:749—53. </w:t>
      </w:r>
    </w:p>
    <w:p w:rsidR="00107430" w:rsidRDefault="00107430">
      <w:pPr>
        <w:pBdr>
          <w:top w:val="nil"/>
          <w:left w:val="nil"/>
          <w:bottom w:val="nil"/>
          <w:right w:val="nil"/>
          <w:between w:val="nil"/>
        </w:pBdr>
        <w:spacing w:after="0" w:line="259" w:lineRule="auto"/>
        <w:ind w:left="720" w:hanging="720"/>
        <w:jc w:val="both"/>
        <w:rPr>
          <w:rFonts w:ascii="Times New Roman" w:eastAsia="Times New Roman" w:hAnsi="Times New Roman" w:cs="Times New Roman"/>
          <w:color w:val="000000"/>
          <w:sz w:val="28"/>
          <w:szCs w:val="28"/>
        </w:rPr>
      </w:pPr>
    </w:p>
    <w:p w:rsidR="00107430" w:rsidRDefault="00257716">
      <w:pPr>
        <w:numPr>
          <w:ilvl w:val="0"/>
          <w:numId w:val="3"/>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Baka NE, </w:t>
      </w:r>
      <w:proofErr w:type="spellStart"/>
      <w:r>
        <w:rPr>
          <w:rFonts w:ascii="Times New Roman" w:eastAsia="Times New Roman" w:hAnsi="Times New Roman" w:cs="Times New Roman"/>
          <w:color w:val="000000"/>
          <w:sz w:val="28"/>
          <w:szCs w:val="28"/>
        </w:rPr>
        <w:t>Bayoumeu</w:t>
      </w:r>
      <w:proofErr w:type="spellEnd"/>
      <w:r>
        <w:rPr>
          <w:rFonts w:ascii="Times New Roman" w:eastAsia="Times New Roman" w:hAnsi="Times New Roman" w:cs="Times New Roman"/>
          <w:color w:val="000000"/>
          <w:sz w:val="28"/>
          <w:szCs w:val="28"/>
        </w:rPr>
        <w:t xml:space="preserve"> F, </w:t>
      </w:r>
      <w:proofErr w:type="spellStart"/>
      <w:r>
        <w:rPr>
          <w:rFonts w:ascii="Times New Roman" w:eastAsia="Times New Roman" w:hAnsi="Times New Roman" w:cs="Times New Roman"/>
          <w:color w:val="000000"/>
          <w:sz w:val="28"/>
          <w:szCs w:val="28"/>
        </w:rPr>
        <w:t>Boutroy</w:t>
      </w:r>
      <w:proofErr w:type="spellEnd"/>
      <w:r>
        <w:rPr>
          <w:rFonts w:ascii="Times New Roman" w:eastAsia="Times New Roman" w:hAnsi="Times New Roman" w:cs="Times New Roman"/>
          <w:color w:val="000000"/>
          <w:sz w:val="28"/>
          <w:szCs w:val="28"/>
        </w:rPr>
        <w:t xml:space="preserve"> MJ, </w:t>
      </w:r>
      <w:proofErr w:type="spellStart"/>
      <w:r>
        <w:rPr>
          <w:rFonts w:ascii="Times New Roman" w:eastAsia="Times New Roman" w:hAnsi="Times New Roman" w:cs="Times New Roman"/>
          <w:color w:val="000000"/>
          <w:sz w:val="28"/>
          <w:szCs w:val="28"/>
        </w:rPr>
        <w:t>Laxenaire</w:t>
      </w:r>
      <w:proofErr w:type="spellEnd"/>
      <w:r>
        <w:rPr>
          <w:rFonts w:ascii="Times New Roman" w:eastAsia="Times New Roman" w:hAnsi="Times New Roman" w:cs="Times New Roman"/>
          <w:color w:val="000000"/>
          <w:sz w:val="28"/>
          <w:szCs w:val="28"/>
        </w:rPr>
        <w:t xml:space="preserve"> MC. </w:t>
      </w:r>
      <w:proofErr w:type="spellStart"/>
      <w:r w:rsidRPr="001D6767">
        <w:rPr>
          <w:rFonts w:ascii="Times New Roman" w:eastAsia="Times New Roman" w:hAnsi="Times New Roman" w:cs="Times New Roman"/>
          <w:color w:val="000000"/>
          <w:sz w:val="28"/>
          <w:szCs w:val="28"/>
          <w:lang w:val="en-US"/>
        </w:rPr>
        <w:t>Colos-trum</w:t>
      </w:r>
      <w:proofErr w:type="spellEnd"/>
      <w:r w:rsidRPr="001D6767">
        <w:rPr>
          <w:rFonts w:ascii="Times New Roman" w:eastAsia="Times New Roman" w:hAnsi="Times New Roman" w:cs="Times New Roman"/>
          <w:color w:val="000000"/>
          <w:sz w:val="28"/>
          <w:szCs w:val="28"/>
          <w:lang w:val="en-US"/>
        </w:rPr>
        <w:t xml:space="preserve"> morphine concentrations during post-</w:t>
      </w:r>
      <w:proofErr w:type="spellStart"/>
      <w:r w:rsidRPr="001D6767">
        <w:rPr>
          <w:rFonts w:ascii="Times New Roman" w:eastAsia="Times New Roman" w:hAnsi="Times New Roman" w:cs="Times New Roman"/>
          <w:color w:val="000000"/>
          <w:sz w:val="28"/>
          <w:szCs w:val="28"/>
          <w:lang w:val="en-US"/>
        </w:rPr>
        <w:t>cesareanintraveinous</w:t>
      </w:r>
      <w:proofErr w:type="spellEnd"/>
      <w:r w:rsidRPr="001D6767">
        <w:rPr>
          <w:rFonts w:ascii="Times New Roman" w:eastAsia="Times New Roman" w:hAnsi="Times New Roman" w:cs="Times New Roman"/>
          <w:color w:val="000000"/>
          <w:sz w:val="28"/>
          <w:szCs w:val="28"/>
          <w:lang w:val="en-US"/>
        </w:rPr>
        <w:t xml:space="preserve"> patient-controlled analgesia. </w:t>
      </w:r>
      <w:proofErr w:type="spellStart"/>
      <w:r>
        <w:rPr>
          <w:rFonts w:ascii="Times New Roman" w:eastAsia="Times New Roman" w:hAnsi="Times New Roman" w:cs="Times New Roman"/>
          <w:color w:val="000000"/>
          <w:sz w:val="28"/>
          <w:szCs w:val="28"/>
        </w:rPr>
        <w:t>Anesth</w:t>
      </w:r>
      <w:proofErr w:type="spellEnd"/>
      <w:r>
        <w:rPr>
          <w:rFonts w:ascii="Times New Roman" w:eastAsia="Times New Roman" w:hAnsi="Times New Roman" w:cs="Times New Roman"/>
          <w:color w:val="000000"/>
          <w:sz w:val="28"/>
          <w:szCs w:val="28"/>
        </w:rPr>
        <w:t xml:space="preserve"> Analg</w:t>
      </w:r>
      <w:proofErr w:type="gramStart"/>
      <w:r>
        <w:rPr>
          <w:rFonts w:ascii="Times New Roman" w:eastAsia="Times New Roman" w:hAnsi="Times New Roman" w:cs="Times New Roman"/>
          <w:color w:val="000000"/>
          <w:sz w:val="28"/>
          <w:szCs w:val="28"/>
        </w:rPr>
        <w:t>2002;</w:t>
      </w:r>
      <w:proofErr w:type="gramEnd"/>
      <w:r>
        <w:rPr>
          <w:rFonts w:ascii="Times New Roman" w:eastAsia="Times New Roman" w:hAnsi="Times New Roman" w:cs="Times New Roman"/>
          <w:color w:val="000000"/>
          <w:sz w:val="28"/>
          <w:szCs w:val="28"/>
        </w:rPr>
        <w:t>94:184—7.</w:t>
      </w:r>
    </w:p>
    <w:p w:rsidR="00107430" w:rsidRDefault="00107430">
      <w:pPr>
        <w:pBdr>
          <w:top w:val="nil"/>
          <w:left w:val="nil"/>
          <w:bottom w:val="nil"/>
          <w:right w:val="nil"/>
          <w:between w:val="nil"/>
        </w:pBdr>
        <w:spacing w:after="0" w:line="259" w:lineRule="auto"/>
        <w:ind w:left="720" w:hanging="720"/>
        <w:jc w:val="both"/>
        <w:rPr>
          <w:rFonts w:ascii="Times New Roman" w:eastAsia="Times New Roman" w:hAnsi="Times New Roman" w:cs="Times New Roman"/>
          <w:color w:val="000000"/>
          <w:sz w:val="28"/>
          <w:szCs w:val="28"/>
        </w:rPr>
      </w:pPr>
    </w:p>
    <w:p w:rsidR="00107430" w:rsidRDefault="00257716">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1D6767">
        <w:rPr>
          <w:rFonts w:ascii="Times New Roman" w:eastAsia="Times New Roman" w:hAnsi="Times New Roman" w:cs="Times New Roman"/>
          <w:color w:val="000000"/>
          <w:sz w:val="28"/>
          <w:szCs w:val="28"/>
          <w:lang w:val="en-US"/>
        </w:rPr>
        <w:t xml:space="preserve">Costello JF, Moore AR, </w:t>
      </w:r>
      <w:proofErr w:type="spellStart"/>
      <w:r w:rsidRPr="001D6767">
        <w:rPr>
          <w:rFonts w:ascii="Times New Roman" w:eastAsia="Times New Roman" w:hAnsi="Times New Roman" w:cs="Times New Roman"/>
          <w:color w:val="000000"/>
          <w:sz w:val="28"/>
          <w:szCs w:val="28"/>
          <w:lang w:val="en-US"/>
        </w:rPr>
        <w:t>Wieczorek</w:t>
      </w:r>
      <w:proofErr w:type="spellEnd"/>
      <w:r w:rsidRPr="001D6767">
        <w:rPr>
          <w:rFonts w:ascii="Times New Roman" w:eastAsia="Times New Roman" w:hAnsi="Times New Roman" w:cs="Times New Roman"/>
          <w:color w:val="000000"/>
          <w:sz w:val="28"/>
          <w:szCs w:val="28"/>
          <w:lang w:val="en-US"/>
        </w:rPr>
        <w:t xml:space="preserve"> PM, Macarthur AJ, </w:t>
      </w:r>
      <w:proofErr w:type="spellStart"/>
      <w:r w:rsidRPr="001D6767">
        <w:rPr>
          <w:rFonts w:ascii="Times New Roman" w:eastAsia="Times New Roman" w:hAnsi="Times New Roman" w:cs="Times New Roman"/>
          <w:color w:val="000000"/>
          <w:sz w:val="28"/>
          <w:szCs w:val="28"/>
          <w:lang w:val="en-US"/>
        </w:rPr>
        <w:t>Balki</w:t>
      </w:r>
      <w:proofErr w:type="spellEnd"/>
      <w:r w:rsidRPr="001D6767">
        <w:rPr>
          <w:rFonts w:ascii="Times New Roman" w:eastAsia="Times New Roman" w:hAnsi="Times New Roman" w:cs="Times New Roman"/>
          <w:color w:val="000000"/>
          <w:sz w:val="28"/>
          <w:szCs w:val="28"/>
          <w:lang w:val="en-US"/>
        </w:rPr>
        <w:t xml:space="preserve"> M, Carvalho JC. </w:t>
      </w:r>
      <w:proofErr w:type="spellStart"/>
      <w:r w:rsidRPr="001D6767">
        <w:rPr>
          <w:rFonts w:ascii="Times New Roman" w:eastAsia="Times New Roman" w:hAnsi="Times New Roman" w:cs="Times New Roman"/>
          <w:color w:val="000000"/>
          <w:sz w:val="28"/>
          <w:szCs w:val="28"/>
          <w:lang w:val="en-US"/>
        </w:rPr>
        <w:t>Thetransve</w:t>
      </w:r>
      <w:r w:rsidRPr="001D6767">
        <w:rPr>
          <w:rFonts w:ascii="Times New Roman" w:eastAsia="Times New Roman" w:hAnsi="Times New Roman" w:cs="Times New Roman"/>
          <w:color w:val="000000"/>
          <w:sz w:val="28"/>
          <w:szCs w:val="28"/>
          <w:lang w:val="en-US"/>
        </w:rPr>
        <w:t>rsusabdominis</w:t>
      </w:r>
      <w:proofErr w:type="spellEnd"/>
      <w:r w:rsidRPr="001D6767">
        <w:rPr>
          <w:rFonts w:ascii="Times New Roman" w:eastAsia="Times New Roman" w:hAnsi="Times New Roman" w:cs="Times New Roman"/>
          <w:color w:val="000000"/>
          <w:sz w:val="28"/>
          <w:szCs w:val="28"/>
          <w:lang w:val="en-US"/>
        </w:rPr>
        <w:t xml:space="preserve"> plane block, </w:t>
      </w:r>
      <w:proofErr w:type="spellStart"/>
      <w:r w:rsidRPr="001D6767">
        <w:rPr>
          <w:rFonts w:ascii="Times New Roman" w:eastAsia="Times New Roman" w:hAnsi="Times New Roman" w:cs="Times New Roman"/>
          <w:color w:val="000000"/>
          <w:sz w:val="28"/>
          <w:szCs w:val="28"/>
          <w:lang w:val="en-US"/>
        </w:rPr>
        <w:t>whenused</w:t>
      </w:r>
      <w:proofErr w:type="spellEnd"/>
      <w:r w:rsidRPr="001D6767">
        <w:rPr>
          <w:rFonts w:ascii="Times New Roman" w:eastAsia="Times New Roman" w:hAnsi="Times New Roman" w:cs="Times New Roman"/>
          <w:color w:val="000000"/>
          <w:sz w:val="28"/>
          <w:szCs w:val="28"/>
          <w:lang w:val="en-US"/>
        </w:rPr>
        <w:t xml:space="preserve"> as part of a multimodal regimen inclusive of </w:t>
      </w:r>
      <w:proofErr w:type="spellStart"/>
      <w:r w:rsidRPr="001D6767">
        <w:rPr>
          <w:rFonts w:ascii="Times New Roman" w:eastAsia="Times New Roman" w:hAnsi="Times New Roman" w:cs="Times New Roman"/>
          <w:color w:val="000000"/>
          <w:sz w:val="28"/>
          <w:szCs w:val="28"/>
          <w:lang w:val="en-US"/>
        </w:rPr>
        <w:t>intrathécale</w:t>
      </w:r>
      <w:proofErr w:type="spellEnd"/>
      <w:r w:rsidRPr="001D6767">
        <w:rPr>
          <w:rFonts w:ascii="Times New Roman" w:eastAsia="Times New Roman" w:hAnsi="Times New Roman" w:cs="Times New Roman"/>
          <w:color w:val="000000"/>
          <w:sz w:val="28"/>
          <w:szCs w:val="28"/>
          <w:lang w:val="en-US"/>
        </w:rPr>
        <w:t xml:space="preserve"> morphine, does not </w:t>
      </w:r>
      <w:proofErr w:type="spellStart"/>
      <w:r w:rsidRPr="001D6767">
        <w:rPr>
          <w:rFonts w:ascii="Times New Roman" w:eastAsia="Times New Roman" w:hAnsi="Times New Roman" w:cs="Times New Roman"/>
          <w:color w:val="000000"/>
          <w:sz w:val="28"/>
          <w:szCs w:val="28"/>
          <w:lang w:val="en-US"/>
        </w:rPr>
        <w:lastRenderedPageBreak/>
        <w:t>improveanalgesiaaftercesareandelivery</w:t>
      </w:r>
      <w:proofErr w:type="spellEnd"/>
      <w:r w:rsidRPr="001D6767">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rPr>
        <w:t>RegAnesth</w:t>
      </w:r>
      <w:proofErr w:type="spellEnd"/>
      <w:r>
        <w:rPr>
          <w:rFonts w:ascii="Times New Roman" w:eastAsia="Times New Roman" w:hAnsi="Times New Roman" w:cs="Times New Roman"/>
          <w:color w:val="000000"/>
          <w:sz w:val="28"/>
          <w:szCs w:val="28"/>
        </w:rPr>
        <w:t xml:space="preserve"> Pain Med </w:t>
      </w:r>
      <w:proofErr w:type="gramStart"/>
      <w:r>
        <w:rPr>
          <w:rFonts w:ascii="Times New Roman" w:eastAsia="Times New Roman" w:hAnsi="Times New Roman" w:cs="Times New Roman"/>
          <w:color w:val="000000"/>
          <w:sz w:val="28"/>
          <w:szCs w:val="28"/>
        </w:rPr>
        <w:t>2009;</w:t>
      </w:r>
      <w:proofErr w:type="gramEnd"/>
      <w:r>
        <w:rPr>
          <w:rFonts w:ascii="Times New Roman" w:eastAsia="Times New Roman" w:hAnsi="Times New Roman" w:cs="Times New Roman"/>
          <w:color w:val="000000"/>
          <w:sz w:val="28"/>
          <w:szCs w:val="28"/>
        </w:rPr>
        <w:t>34:586-9</w:t>
      </w:r>
    </w:p>
    <w:p w:rsidR="00107430" w:rsidRDefault="0010743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107430" w:rsidRDefault="00257716">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roofErr w:type="spellStart"/>
      <w:r w:rsidRPr="001D6767">
        <w:rPr>
          <w:rFonts w:ascii="Times New Roman" w:eastAsia="Times New Roman" w:hAnsi="Times New Roman" w:cs="Times New Roman"/>
          <w:color w:val="000000"/>
          <w:sz w:val="28"/>
          <w:szCs w:val="28"/>
          <w:lang w:val="en-US"/>
        </w:rPr>
        <w:t>Arzola</w:t>
      </w:r>
      <w:proofErr w:type="spellEnd"/>
      <w:r w:rsidRPr="001D6767">
        <w:rPr>
          <w:rFonts w:ascii="Times New Roman" w:eastAsia="Times New Roman" w:hAnsi="Times New Roman" w:cs="Times New Roman"/>
          <w:color w:val="000000"/>
          <w:sz w:val="28"/>
          <w:szCs w:val="28"/>
          <w:lang w:val="en-US"/>
        </w:rPr>
        <w:t xml:space="preserve"> C, </w:t>
      </w:r>
      <w:proofErr w:type="spellStart"/>
      <w:r w:rsidRPr="001D6767">
        <w:rPr>
          <w:rFonts w:ascii="Times New Roman" w:eastAsia="Times New Roman" w:hAnsi="Times New Roman" w:cs="Times New Roman"/>
          <w:color w:val="000000"/>
          <w:sz w:val="28"/>
          <w:szCs w:val="28"/>
          <w:lang w:val="en-US"/>
        </w:rPr>
        <w:t>Wieczorek</w:t>
      </w:r>
      <w:proofErr w:type="spellEnd"/>
      <w:r w:rsidRPr="001D6767">
        <w:rPr>
          <w:rFonts w:ascii="Times New Roman" w:eastAsia="Times New Roman" w:hAnsi="Times New Roman" w:cs="Times New Roman"/>
          <w:color w:val="000000"/>
          <w:sz w:val="28"/>
          <w:szCs w:val="28"/>
          <w:lang w:val="en-US"/>
        </w:rPr>
        <w:t xml:space="preserve"> PM. Efficacy of low-dose bupivacaine in spinal </w:t>
      </w:r>
      <w:proofErr w:type="spellStart"/>
      <w:r w:rsidRPr="001D6767">
        <w:rPr>
          <w:rFonts w:ascii="Times New Roman" w:eastAsia="Times New Roman" w:hAnsi="Times New Roman" w:cs="Times New Roman"/>
          <w:color w:val="000000"/>
          <w:sz w:val="28"/>
          <w:szCs w:val="28"/>
          <w:lang w:val="en-US"/>
        </w:rPr>
        <w:t>anaesthesia</w:t>
      </w:r>
      <w:proofErr w:type="spellEnd"/>
      <w:r w:rsidRPr="001D6767">
        <w:rPr>
          <w:rFonts w:ascii="Times New Roman" w:eastAsia="Times New Roman" w:hAnsi="Times New Roman" w:cs="Times New Roman"/>
          <w:color w:val="000000"/>
          <w:sz w:val="28"/>
          <w:szCs w:val="28"/>
          <w:lang w:val="en-US"/>
        </w:rPr>
        <w:t xml:space="preserve"> for </w:t>
      </w:r>
      <w:proofErr w:type="spellStart"/>
      <w:r w:rsidRPr="001D6767">
        <w:rPr>
          <w:rFonts w:ascii="Times New Roman" w:eastAsia="Times New Roman" w:hAnsi="Times New Roman" w:cs="Times New Roman"/>
          <w:color w:val="000000"/>
          <w:sz w:val="28"/>
          <w:szCs w:val="28"/>
          <w:lang w:val="en-US"/>
        </w:rPr>
        <w:t>Caesareandelivery</w:t>
      </w:r>
      <w:proofErr w:type="spellEnd"/>
      <w:r w:rsidRPr="001D6767">
        <w:rPr>
          <w:rFonts w:ascii="Times New Roman" w:eastAsia="Times New Roman" w:hAnsi="Times New Roman" w:cs="Times New Roman"/>
          <w:color w:val="000000"/>
          <w:sz w:val="28"/>
          <w:szCs w:val="28"/>
          <w:lang w:val="en-US"/>
        </w:rPr>
        <w:t xml:space="preserve">: </w:t>
      </w:r>
      <w:proofErr w:type="spellStart"/>
      <w:r w:rsidRPr="001D6767">
        <w:rPr>
          <w:rFonts w:ascii="Times New Roman" w:eastAsia="Times New Roman" w:hAnsi="Times New Roman" w:cs="Times New Roman"/>
          <w:color w:val="000000"/>
          <w:sz w:val="28"/>
          <w:szCs w:val="28"/>
          <w:lang w:val="en-US"/>
        </w:rPr>
        <w:t>systematicreview</w:t>
      </w:r>
      <w:proofErr w:type="spellEnd"/>
      <w:r w:rsidRPr="001D6767">
        <w:rPr>
          <w:rFonts w:ascii="Times New Roman" w:eastAsia="Times New Roman" w:hAnsi="Times New Roman" w:cs="Times New Roman"/>
          <w:color w:val="000000"/>
          <w:sz w:val="28"/>
          <w:szCs w:val="28"/>
          <w:lang w:val="en-US"/>
        </w:rPr>
        <w:t xml:space="preserve"> and meta-analysis. </w:t>
      </w:r>
      <w:r>
        <w:rPr>
          <w:rFonts w:ascii="Times New Roman" w:eastAsia="Times New Roman" w:hAnsi="Times New Roman" w:cs="Times New Roman"/>
          <w:color w:val="000000"/>
          <w:sz w:val="28"/>
          <w:szCs w:val="28"/>
        </w:rPr>
        <w:t xml:space="preserve">Br J </w:t>
      </w:r>
      <w:proofErr w:type="spellStart"/>
      <w:r>
        <w:rPr>
          <w:rFonts w:ascii="Times New Roman" w:eastAsia="Times New Roman" w:hAnsi="Times New Roman" w:cs="Times New Roman"/>
          <w:color w:val="000000"/>
          <w:sz w:val="28"/>
          <w:szCs w:val="28"/>
        </w:rPr>
        <w:t>Anaesth</w:t>
      </w:r>
      <w:proofErr w:type="spellEnd"/>
      <w:r>
        <w:rPr>
          <w:rFonts w:ascii="Times New Roman" w:eastAsia="Times New Roman" w:hAnsi="Times New Roman" w:cs="Times New Roman"/>
          <w:color w:val="000000"/>
          <w:sz w:val="28"/>
          <w:szCs w:val="28"/>
        </w:rPr>
        <w:t xml:space="preserve">. </w:t>
      </w:r>
      <w:proofErr w:type="gramStart"/>
      <w:r>
        <w:rPr>
          <w:rFonts w:ascii="Times New Roman" w:eastAsia="Times New Roman" w:hAnsi="Times New Roman" w:cs="Times New Roman"/>
          <w:color w:val="000000"/>
          <w:sz w:val="28"/>
          <w:szCs w:val="28"/>
        </w:rPr>
        <w:t>2011;</w:t>
      </w:r>
      <w:proofErr w:type="gramEnd"/>
      <w:r>
        <w:rPr>
          <w:rFonts w:ascii="Times New Roman" w:eastAsia="Times New Roman" w:hAnsi="Times New Roman" w:cs="Times New Roman"/>
          <w:color w:val="000000"/>
          <w:sz w:val="28"/>
          <w:szCs w:val="28"/>
        </w:rPr>
        <w:t>107:308-18</w:t>
      </w:r>
    </w:p>
    <w:p w:rsidR="00107430" w:rsidRDefault="0010743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p>
    <w:p w:rsidR="00107430" w:rsidRDefault="00257716">
      <w:pPr>
        <w:numPr>
          <w:ilvl w:val="0"/>
          <w:numId w:val="3"/>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Dahlgren</w:t>
      </w:r>
      <w:proofErr w:type="spellEnd"/>
      <w:r>
        <w:rPr>
          <w:rFonts w:ascii="Times New Roman" w:eastAsia="Times New Roman" w:hAnsi="Times New Roman" w:cs="Times New Roman"/>
          <w:color w:val="000000"/>
          <w:sz w:val="28"/>
          <w:szCs w:val="28"/>
        </w:rPr>
        <w:t xml:space="preserve"> G, </w:t>
      </w:r>
      <w:proofErr w:type="spellStart"/>
      <w:r>
        <w:rPr>
          <w:rFonts w:ascii="Times New Roman" w:eastAsia="Times New Roman" w:hAnsi="Times New Roman" w:cs="Times New Roman"/>
          <w:color w:val="000000"/>
          <w:sz w:val="28"/>
          <w:szCs w:val="28"/>
        </w:rPr>
        <w:t>Hulstrand</w:t>
      </w:r>
      <w:proofErr w:type="spellEnd"/>
      <w:r>
        <w:rPr>
          <w:rFonts w:ascii="Times New Roman" w:eastAsia="Times New Roman" w:hAnsi="Times New Roman" w:cs="Times New Roman"/>
          <w:color w:val="000000"/>
          <w:sz w:val="28"/>
          <w:szCs w:val="28"/>
        </w:rPr>
        <w:t xml:space="preserve"> C, </w:t>
      </w:r>
      <w:proofErr w:type="spellStart"/>
      <w:r>
        <w:rPr>
          <w:rFonts w:ascii="Times New Roman" w:eastAsia="Times New Roman" w:hAnsi="Times New Roman" w:cs="Times New Roman"/>
          <w:color w:val="000000"/>
          <w:sz w:val="28"/>
          <w:szCs w:val="28"/>
        </w:rPr>
        <w:t>Jakobsson</w:t>
      </w:r>
      <w:proofErr w:type="spellEnd"/>
      <w:r>
        <w:rPr>
          <w:rFonts w:ascii="Times New Roman" w:eastAsia="Times New Roman" w:hAnsi="Times New Roman" w:cs="Times New Roman"/>
          <w:color w:val="000000"/>
          <w:sz w:val="28"/>
          <w:szCs w:val="28"/>
        </w:rPr>
        <w:t xml:space="preserve"> J, et al. </w:t>
      </w:r>
      <w:proofErr w:type="spellStart"/>
      <w:r w:rsidRPr="001D6767">
        <w:rPr>
          <w:rFonts w:ascii="Times New Roman" w:eastAsia="Times New Roman" w:hAnsi="Times New Roman" w:cs="Times New Roman"/>
          <w:color w:val="000000"/>
          <w:sz w:val="28"/>
          <w:szCs w:val="28"/>
          <w:lang w:val="en-US"/>
        </w:rPr>
        <w:t>Intrathécalesufen-tanil</w:t>
      </w:r>
      <w:proofErr w:type="spellEnd"/>
      <w:r w:rsidRPr="001D6767">
        <w:rPr>
          <w:rFonts w:ascii="Times New Roman" w:eastAsia="Times New Roman" w:hAnsi="Times New Roman" w:cs="Times New Roman"/>
          <w:color w:val="000000"/>
          <w:sz w:val="28"/>
          <w:szCs w:val="28"/>
          <w:lang w:val="en-US"/>
        </w:rPr>
        <w:t xml:space="preserve">, fentanyl, or placebo added to bupivacaine for </w:t>
      </w:r>
      <w:proofErr w:type="spellStart"/>
      <w:r w:rsidRPr="001D6767">
        <w:rPr>
          <w:rFonts w:ascii="Times New Roman" w:eastAsia="Times New Roman" w:hAnsi="Times New Roman" w:cs="Times New Roman"/>
          <w:color w:val="000000"/>
          <w:sz w:val="28"/>
          <w:szCs w:val="28"/>
          <w:lang w:val="en-US"/>
        </w:rPr>
        <w:t>cesareansection</w:t>
      </w:r>
      <w:proofErr w:type="spellEnd"/>
      <w:r w:rsidRPr="001D6767">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rPr>
        <w:t>AnesthAnalg</w:t>
      </w:r>
      <w:proofErr w:type="spellEnd"/>
      <w:r>
        <w:rPr>
          <w:rFonts w:ascii="Times New Roman" w:eastAsia="Times New Roman" w:hAnsi="Times New Roman" w:cs="Times New Roman"/>
          <w:color w:val="000000"/>
          <w:sz w:val="28"/>
          <w:szCs w:val="28"/>
        </w:rPr>
        <w:t xml:space="preserve"> </w:t>
      </w:r>
      <w:proofErr w:type="gramStart"/>
      <w:r>
        <w:rPr>
          <w:rFonts w:ascii="Times New Roman" w:eastAsia="Times New Roman" w:hAnsi="Times New Roman" w:cs="Times New Roman"/>
          <w:color w:val="000000"/>
          <w:sz w:val="28"/>
          <w:szCs w:val="28"/>
        </w:rPr>
        <w:t>1997;</w:t>
      </w:r>
      <w:proofErr w:type="gramEnd"/>
      <w:r>
        <w:rPr>
          <w:rFonts w:ascii="Times New Roman" w:eastAsia="Times New Roman" w:hAnsi="Times New Roman" w:cs="Times New Roman"/>
          <w:color w:val="000000"/>
          <w:sz w:val="28"/>
          <w:szCs w:val="28"/>
        </w:rPr>
        <w:t>85:1288—93.</w:t>
      </w:r>
    </w:p>
    <w:p w:rsidR="00107430" w:rsidRDefault="00107430">
      <w:pPr>
        <w:spacing w:after="0"/>
        <w:jc w:val="both"/>
        <w:rPr>
          <w:rFonts w:ascii="Times New Roman" w:eastAsia="Times New Roman" w:hAnsi="Times New Roman" w:cs="Times New Roman"/>
          <w:sz w:val="28"/>
          <w:szCs w:val="28"/>
        </w:rPr>
      </w:pPr>
    </w:p>
    <w:p w:rsidR="00107430" w:rsidRDefault="00107430">
      <w:pPr>
        <w:pBdr>
          <w:top w:val="nil"/>
          <w:left w:val="nil"/>
          <w:bottom w:val="nil"/>
          <w:right w:val="nil"/>
          <w:between w:val="nil"/>
        </w:pBdr>
        <w:spacing w:after="0" w:line="259" w:lineRule="auto"/>
        <w:ind w:left="720" w:hanging="720"/>
        <w:jc w:val="both"/>
        <w:rPr>
          <w:rFonts w:ascii="Times New Roman" w:eastAsia="Times New Roman" w:hAnsi="Times New Roman" w:cs="Times New Roman"/>
          <w:color w:val="000000"/>
          <w:sz w:val="28"/>
          <w:szCs w:val="28"/>
        </w:rPr>
      </w:pPr>
    </w:p>
    <w:p w:rsidR="00107430" w:rsidRDefault="00257716">
      <w:pPr>
        <w:numPr>
          <w:ilvl w:val="0"/>
          <w:numId w:val="3"/>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r w:rsidRPr="001D6767">
        <w:rPr>
          <w:rFonts w:ascii="Times New Roman" w:eastAsia="Times New Roman" w:hAnsi="Times New Roman" w:cs="Times New Roman"/>
          <w:color w:val="000000"/>
          <w:sz w:val="28"/>
          <w:szCs w:val="28"/>
          <w:lang w:val="en-US"/>
        </w:rPr>
        <w:t xml:space="preserve">Palmer CM, Emerson S, </w:t>
      </w:r>
      <w:proofErr w:type="spellStart"/>
      <w:r w:rsidRPr="001D6767">
        <w:rPr>
          <w:rFonts w:ascii="Times New Roman" w:eastAsia="Times New Roman" w:hAnsi="Times New Roman" w:cs="Times New Roman"/>
          <w:color w:val="000000"/>
          <w:sz w:val="28"/>
          <w:szCs w:val="28"/>
          <w:lang w:val="en-US"/>
        </w:rPr>
        <w:t>Volgoropolous</w:t>
      </w:r>
      <w:proofErr w:type="spellEnd"/>
      <w:r w:rsidRPr="001D6767">
        <w:rPr>
          <w:rFonts w:ascii="Times New Roman" w:eastAsia="Times New Roman" w:hAnsi="Times New Roman" w:cs="Times New Roman"/>
          <w:color w:val="000000"/>
          <w:sz w:val="28"/>
          <w:szCs w:val="28"/>
          <w:lang w:val="en-US"/>
        </w:rPr>
        <w:t xml:space="preserve"> D, et al. Dose-</w:t>
      </w:r>
      <w:proofErr w:type="spellStart"/>
      <w:r w:rsidRPr="001D6767">
        <w:rPr>
          <w:rFonts w:ascii="Times New Roman" w:eastAsia="Times New Roman" w:hAnsi="Times New Roman" w:cs="Times New Roman"/>
          <w:color w:val="000000"/>
          <w:sz w:val="28"/>
          <w:szCs w:val="28"/>
          <w:lang w:val="en-US"/>
        </w:rPr>
        <w:t>responserelationship</w:t>
      </w:r>
      <w:proofErr w:type="spellEnd"/>
      <w:r w:rsidRPr="001D6767">
        <w:rPr>
          <w:rFonts w:ascii="Times New Roman" w:eastAsia="Times New Roman" w:hAnsi="Times New Roman" w:cs="Times New Roman"/>
          <w:color w:val="000000"/>
          <w:sz w:val="28"/>
          <w:szCs w:val="28"/>
          <w:lang w:val="en-US"/>
        </w:rPr>
        <w:t xml:space="preserve"> of </w:t>
      </w:r>
      <w:proofErr w:type="spellStart"/>
      <w:r w:rsidRPr="001D6767">
        <w:rPr>
          <w:rFonts w:ascii="Times New Roman" w:eastAsia="Times New Roman" w:hAnsi="Times New Roman" w:cs="Times New Roman"/>
          <w:color w:val="000000"/>
          <w:sz w:val="28"/>
          <w:szCs w:val="28"/>
          <w:lang w:val="en-US"/>
        </w:rPr>
        <w:t>intrathécale</w:t>
      </w:r>
      <w:proofErr w:type="spellEnd"/>
      <w:r w:rsidRPr="001D6767">
        <w:rPr>
          <w:rFonts w:ascii="Times New Roman" w:eastAsia="Times New Roman" w:hAnsi="Times New Roman" w:cs="Times New Roman"/>
          <w:color w:val="000000"/>
          <w:sz w:val="28"/>
          <w:szCs w:val="28"/>
          <w:lang w:val="en-US"/>
        </w:rPr>
        <w:t xml:space="preserve"> morp</w:t>
      </w:r>
      <w:r w:rsidRPr="001D6767">
        <w:rPr>
          <w:rFonts w:ascii="Times New Roman" w:eastAsia="Times New Roman" w:hAnsi="Times New Roman" w:cs="Times New Roman"/>
          <w:color w:val="000000"/>
          <w:sz w:val="28"/>
          <w:szCs w:val="28"/>
          <w:lang w:val="en-US"/>
        </w:rPr>
        <w:t xml:space="preserve">hine for post-cesarean </w:t>
      </w:r>
      <w:proofErr w:type="spellStart"/>
      <w:r w:rsidRPr="001D6767">
        <w:rPr>
          <w:rFonts w:ascii="Times New Roman" w:eastAsia="Times New Roman" w:hAnsi="Times New Roman" w:cs="Times New Roman"/>
          <w:color w:val="000000"/>
          <w:sz w:val="28"/>
          <w:szCs w:val="28"/>
          <w:lang w:val="en-US"/>
        </w:rPr>
        <w:t>analge-sia</w:t>
      </w:r>
      <w:proofErr w:type="spellEnd"/>
      <w:r w:rsidRPr="001D6767">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rPr>
        <w:t>Anesthesiology</w:t>
      </w:r>
      <w:proofErr w:type="spellEnd"/>
      <w:r>
        <w:rPr>
          <w:rFonts w:ascii="Times New Roman" w:eastAsia="Times New Roman" w:hAnsi="Times New Roman" w:cs="Times New Roman"/>
          <w:color w:val="000000"/>
          <w:sz w:val="28"/>
          <w:szCs w:val="28"/>
        </w:rPr>
        <w:t xml:space="preserve"> </w:t>
      </w:r>
      <w:proofErr w:type="gramStart"/>
      <w:r>
        <w:rPr>
          <w:rFonts w:ascii="Times New Roman" w:eastAsia="Times New Roman" w:hAnsi="Times New Roman" w:cs="Times New Roman"/>
          <w:color w:val="000000"/>
          <w:sz w:val="28"/>
          <w:szCs w:val="28"/>
        </w:rPr>
        <w:t>1999;</w:t>
      </w:r>
      <w:proofErr w:type="gramEnd"/>
      <w:r>
        <w:rPr>
          <w:rFonts w:ascii="Times New Roman" w:eastAsia="Times New Roman" w:hAnsi="Times New Roman" w:cs="Times New Roman"/>
          <w:color w:val="000000"/>
          <w:sz w:val="28"/>
          <w:szCs w:val="28"/>
        </w:rPr>
        <w:t>90:437—44.</w:t>
      </w:r>
    </w:p>
    <w:p w:rsidR="00107430" w:rsidRDefault="00107430">
      <w:pPr>
        <w:pBdr>
          <w:top w:val="nil"/>
          <w:left w:val="nil"/>
          <w:bottom w:val="nil"/>
          <w:right w:val="nil"/>
          <w:between w:val="nil"/>
        </w:pBdr>
        <w:spacing w:after="0" w:line="259" w:lineRule="auto"/>
        <w:ind w:left="720" w:hanging="720"/>
        <w:jc w:val="both"/>
        <w:rPr>
          <w:rFonts w:ascii="Times New Roman" w:eastAsia="Times New Roman" w:hAnsi="Times New Roman" w:cs="Times New Roman"/>
          <w:color w:val="000000"/>
          <w:sz w:val="28"/>
          <w:szCs w:val="28"/>
        </w:rPr>
      </w:pPr>
    </w:p>
    <w:p w:rsidR="00107430" w:rsidRDefault="00257716">
      <w:pPr>
        <w:numPr>
          <w:ilvl w:val="0"/>
          <w:numId w:val="3"/>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r w:rsidRPr="001D6767">
        <w:rPr>
          <w:rFonts w:ascii="Times New Roman" w:eastAsia="Times New Roman" w:hAnsi="Times New Roman" w:cs="Times New Roman"/>
          <w:color w:val="000000"/>
          <w:sz w:val="28"/>
          <w:szCs w:val="28"/>
          <w:lang w:val="en-US"/>
        </w:rPr>
        <w:t xml:space="preserve">Dahl JB, Jeppesen IS, Jorgensen H, et al. </w:t>
      </w:r>
      <w:proofErr w:type="spellStart"/>
      <w:r w:rsidRPr="001D6767">
        <w:rPr>
          <w:rFonts w:ascii="Times New Roman" w:eastAsia="Times New Roman" w:hAnsi="Times New Roman" w:cs="Times New Roman"/>
          <w:color w:val="000000"/>
          <w:sz w:val="28"/>
          <w:szCs w:val="28"/>
          <w:lang w:val="en-US"/>
        </w:rPr>
        <w:t>Intraoperativeand</w:t>
      </w:r>
      <w:proofErr w:type="spellEnd"/>
      <w:r w:rsidRPr="001D6767">
        <w:rPr>
          <w:rFonts w:ascii="Times New Roman" w:eastAsia="Times New Roman" w:hAnsi="Times New Roman" w:cs="Times New Roman"/>
          <w:color w:val="000000"/>
          <w:sz w:val="28"/>
          <w:szCs w:val="28"/>
          <w:lang w:val="en-US"/>
        </w:rPr>
        <w:t xml:space="preserve"> postoperative analgesic efficacy and adverse effects </w:t>
      </w:r>
      <w:proofErr w:type="spellStart"/>
      <w:r w:rsidRPr="001D6767">
        <w:rPr>
          <w:rFonts w:ascii="Times New Roman" w:eastAsia="Times New Roman" w:hAnsi="Times New Roman" w:cs="Times New Roman"/>
          <w:color w:val="000000"/>
          <w:sz w:val="28"/>
          <w:szCs w:val="28"/>
          <w:lang w:val="en-US"/>
        </w:rPr>
        <w:t>ofintrathécale</w:t>
      </w:r>
      <w:proofErr w:type="spellEnd"/>
      <w:r w:rsidRPr="001D6767">
        <w:rPr>
          <w:rFonts w:ascii="Times New Roman" w:eastAsia="Times New Roman" w:hAnsi="Times New Roman" w:cs="Times New Roman"/>
          <w:color w:val="000000"/>
          <w:sz w:val="28"/>
          <w:szCs w:val="28"/>
          <w:lang w:val="en-US"/>
        </w:rPr>
        <w:t xml:space="preserve"> opioids in patients undergoing cesarean </w:t>
      </w:r>
      <w:proofErr w:type="spellStart"/>
      <w:r w:rsidRPr="001D6767">
        <w:rPr>
          <w:rFonts w:ascii="Times New Roman" w:eastAsia="Times New Roman" w:hAnsi="Times New Roman" w:cs="Times New Roman"/>
          <w:color w:val="000000"/>
          <w:sz w:val="28"/>
          <w:szCs w:val="28"/>
          <w:lang w:val="en-US"/>
        </w:rPr>
        <w:t>sectionwith</w:t>
      </w:r>
      <w:proofErr w:type="spellEnd"/>
      <w:r w:rsidRPr="001D6767">
        <w:rPr>
          <w:rFonts w:ascii="Times New Roman" w:eastAsia="Times New Roman" w:hAnsi="Times New Roman" w:cs="Times New Roman"/>
          <w:color w:val="000000"/>
          <w:sz w:val="28"/>
          <w:szCs w:val="28"/>
          <w:lang w:val="en-US"/>
        </w:rPr>
        <w:t xml:space="preserve"> spinal an</w:t>
      </w:r>
      <w:r w:rsidRPr="001D6767">
        <w:rPr>
          <w:rFonts w:ascii="Times New Roman" w:eastAsia="Times New Roman" w:hAnsi="Times New Roman" w:cs="Times New Roman"/>
          <w:color w:val="000000"/>
          <w:sz w:val="28"/>
          <w:szCs w:val="28"/>
          <w:lang w:val="en-US"/>
        </w:rPr>
        <w:t xml:space="preserve">esthesia: a qualitative and quantitative </w:t>
      </w:r>
      <w:proofErr w:type="spellStart"/>
      <w:r w:rsidRPr="001D6767">
        <w:rPr>
          <w:rFonts w:ascii="Times New Roman" w:eastAsia="Times New Roman" w:hAnsi="Times New Roman" w:cs="Times New Roman"/>
          <w:color w:val="000000"/>
          <w:sz w:val="28"/>
          <w:szCs w:val="28"/>
          <w:lang w:val="en-US"/>
        </w:rPr>
        <w:t>syste-matic</w:t>
      </w:r>
      <w:proofErr w:type="spellEnd"/>
      <w:r w:rsidRPr="001D6767">
        <w:rPr>
          <w:rFonts w:ascii="Times New Roman" w:eastAsia="Times New Roman" w:hAnsi="Times New Roman" w:cs="Times New Roman"/>
          <w:color w:val="000000"/>
          <w:sz w:val="28"/>
          <w:szCs w:val="28"/>
          <w:lang w:val="en-US"/>
        </w:rPr>
        <w:t xml:space="preserve"> review of randomized controlled trials. </w:t>
      </w:r>
      <w:r>
        <w:rPr>
          <w:rFonts w:ascii="Times New Roman" w:eastAsia="Times New Roman" w:hAnsi="Times New Roman" w:cs="Times New Roman"/>
          <w:color w:val="000000"/>
          <w:sz w:val="28"/>
          <w:szCs w:val="28"/>
        </w:rPr>
        <w:t>Anesthesiology</w:t>
      </w:r>
      <w:proofErr w:type="gramStart"/>
      <w:r>
        <w:rPr>
          <w:rFonts w:ascii="Times New Roman" w:eastAsia="Times New Roman" w:hAnsi="Times New Roman" w:cs="Times New Roman"/>
          <w:color w:val="000000"/>
          <w:sz w:val="28"/>
          <w:szCs w:val="28"/>
        </w:rPr>
        <w:t>1999;</w:t>
      </w:r>
      <w:proofErr w:type="gramEnd"/>
      <w:r>
        <w:rPr>
          <w:rFonts w:ascii="Times New Roman" w:eastAsia="Times New Roman" w:hAnsi="Times New Roman" w:cs="Times New Roman"/>
          <w:color w:val="000000"/>
          <w:sz w:val="28"/>
          <w:szCs w:val="28"/>
        </w:rPr>
        <w:t>91:1919—27.</w:t>
      </w:r>
    </w:p>
    <w:p w:rsidR="00107430" w:rsidRDefault="00107430">
      <w:pPr>
        <w:spacing w:after="0"/>
        <w:jc w:val="both"/>
        <w:rPr>
          <w:rFonts w:ascii="Times New Roman" w:eastAsia="Times New Roman" w:hAnsi="Times New Roman" w:cs="Times New Roman"/>
          <w:sz w:val="28"/>
          <w:szCs w:val="28"/>
        </w:rPr>
      </w:pPr>
    </w:p>
    <w:p w:rsidR="00107430" w:rsidRDefault="00257716">
      <w:pPr>
        <w:numPr>
          <w:ilvl w:val="0"/>
          <w:numId w:val="3"/>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proofErr w:type="spellStart"/>
      <w:r w:rsidRPr="001D6767">
        <w:rPr>
          <w:rFonts w:ascii="Times New Roman" w:eastAsia="Times New Roman" w:hAnsi="Times New Roman" w:cs="Times New Roman"/>
          <w:color w:val="000000"/>
          <w:sz w:val="28"/>
          <w:szCs w:val="28"/>
          <w:lang w:val="en-US"/>
        </w:rPr>
        <w:t>Abboud</w:t>
      </w:r>
      <w:proofErr w:type="spellEnd"/>
      <w:r w:rsidRPr="001D6767">
        <w:rPr>
          <w:rFonts w:ascii="Times New Roman" w:eastAsia="Times New Roman" w:hAnsi="Times New Roman" w:cs="Times New Roman"/>
          <w:color w:val="000000"/>
          <w:sz w:val="28"/>
          <w:szCs w:val="28"/>
          <w:lang w:val="en-US"/>
        </w:rPr>
        <w:t xml:space="preserve"> TK, </w:t>
      </w:r>
      <w:proofErr w:type="spellStart"/>
      <w:r w:rsidRPr="001D6767">
        <w:rPr>
          <w:rFonts w:ascii="Times New Roman" w:eastAsia="Times New Roman" w:hAnsi="Times New Roman" w:cs="Times New Roman"/>
          <w:color w:val="000000"/>
          <w:sz w:val="28"/>
          <w:szCs w:val="28"/>
          <w:lang w:val="en-US"/>
        </w:rPr>
        <w:t>Dror</w:t>
      </w:r>
      <w:proofErr w:type="spellEnd"/>
      <w:r w:rsidRPr="001D6767">
        <w:rPr>
          <w:rFonts w:ascii="Times New Roman" w:eastAsia="Times New Roman" w:hAnsi="Times New Roman" w:cs="Times New Roman"/>
          <w:color w:val="000000"/>
          <w:sz w:val="28"/>
          <w:szCs w:val="28"/>
          <w:lang w:val="en-US"/>
        </w:rPr>
        <w:t xml:space="preserve"> A, </w:t>
      </w:r>
      <w:proofErr w:type="spellStart"/>
      <w:r w:rsidRPr="001D6767">
        <w:rPr>
          <w:rFonts w:ascii="Times New Roman" w:eastAsia="Times New Roman" w:hAnsi="Times New Roman" w:cs="Times New Roman"/>
          <w:color w:val="000000"/>
          <w:sz w:val="28"/>
          <w:szCs w:val="28"/>
          <w:lang w:val="en-US"/>
        </w:rPr>
        <w:t>Mosaad</w:t>
      </w:r>
      <w:proofErr w:type="spellEnd"/>
      <w:r w:rsidRPr="001D6767">
        <w:rPr>
          <w:rFonts w:ascii="Times New Roman" w:eastAsia="Times New Roman" w:hAnsi="Times New Roman" w:cs="Times New Roman"/>
          <w:color w:val="000000"/>
          <w:sz w:val="28"/>
          <w:szCs w:val="28"/>
          <w:lang w:val="en-US"/>
        </w:rPr>
        <w:t xml:space="preserve"> P, et al. </w:t>
      </w:r>
      <w:proofErr w:type="spellStart"/>
      <w:r w:rsidRPr="001D6767">
        <w:rPr>
          <w:rFonts w:ascii="Times New Roman" w:eastAsia="Times New Roman" w:hAnsi="Times New Roman" w:cs="Times New Roman"/>
          <w:color w:val="000000"/>
          <w:sz w:val="28"/>
          <w:szCs w:val="28"/>
          <w:lang w:val="en-US"/>
        </w:rPr>
        <w:t>Minidoseintrathécalemor-phine</w:t>
      </w:r>
      <w:proofErr w:type="spellEnd"/>
      <w:r w:rsidRPr="001D6767">
        <w:rPr>
          <w:rFonts w:ascii="Times New Roman" w:eastAsia="Times New Roman" w:hAnsi="Times New Roman" w:cs="Times New Roman"/>
          <w:color w:val="000000"/>
          <w:sz w:val="28"/>
          <w:szCs w:val="28"/>
          <w:lang w:val="en-US"/>
        </w:rPr>
        <w:t xml:space="preserve"> for the relief of post-cesarean section pain: </w:t>
      </w:r>
      <w:proofErr w:type="spellStart"/>
      <w:proofErr w:type="gramStart"/>
      <w:r w:rsidRPr="001D6767">
        <w:rPr>
          <w:rFonts w:ascii="Times New Roman" w:eastAsia="Times New Roman" w:hAnsi="Times New Roman" w:cs="Times New Roman"/>
          <w:color w:val="000000"/>
          <w:sz w:val="28"/>
          <w:szCs w:val="28"/>
          <w:lang w:val="en-US"/>
        </w:rPr>
        <w:t>safety,efficacy</w:t>
      </w:r>
      <w:proofErr w:type="spellEnd"/>
      <w:proofErr w:type="gramEnd"/>
      <w:r w:rsidRPr="001D6767">
        <w:rPr>
          <w:rFonts w:ascii="Times New Roman" w:eastAsia="Times New Roman" w:hAnsi="Times New Roman" w:cs="Times New Roman"/>
          <w:color w:val="000000"/>
          <w:sz w:val="28"/>
          <w:szCs w:val="28"/>
          <w:lang w:val="en-US"/>
        </w:rPr>
        <w:t xml:space="preserve"> and</w:t>
      </w:r>
      <w:r w:rsidRPr="001D6767">
        <w:rPr>
          <w:rFonts w:ascii="Times New Roman" w:eastAsia="Times New Roman" w:hAnsi="Times New Roman" w:cs="Times New Roman"/>
          <w:color w:val="000000"/>
          <w:sz w:val="28"/>
          <w:szCs w:val="28"/>
          <w:lang w:val="en-US"/>
        </w:rPr>
        <w:t xml:space="preserve"> ventilatory responses to carbon dioxide. </w:t>
      </w:r>
      <w:proofErr w:type="spellStart"/>
      <w:r>
        <w:rPr>
          <w:rFonts w:ascii="Times New Roman" w:eastAsia="Times New Roman" w:hAnsi="Times New Roman" w:cs="Times New Roman"/>
          <w:color w:val="000000"/>
          <w:sz w:val="28"/>
          <w:szCs w:val="28"/>
        </w:rPr>
        <w:t>AnesthAnalg</w:t>
      </w:r>
      <w:proofErr w:type="spellEnd"/>
      <w:r>
        <w:rPr>
          <w:rFonts w:ascii="Times New Roman" w:eastAsia="Times New Roman" w:hAnsi="Times New Roman" w:cs="Times New Roman"/>
          <w:color w:val="000000"/>
          <w:sz w:val="28"/>
          <w:szCs w:val="28"/>
        </w:rPr>
        <w:t xml:space="preserve"> </w:t>
      </w:r>
      <w:proofErr w:type="gramStart"/>
      <w:r>
        <w:rPr>
          <w:rFonts w:ascii="Times New Roman" w:eastAsia="Times New Roman" w:hAnsi="Times New Roman" w:cs="Times New Roman"/>
          <w:color w:val="000000"/>
          <w:sz w:val="28"/>
          <w:szCs w:val="28"/>
        </w:rPr>
        <w:t>1988;</w:t>
      </w:r>
      <w:proofErr w:type="gramEnd"/>
      <w:r>
        <w:rPr>
          <w:rFonts w:ascii="Times New Roman" w:eastAsia="Times New Roman" w:hAnsi="Times New Roman" w:cs="Times New Roman"/>
          <w:color w:val="000000"/>
          <w:sz w:val="28"/>
          <w:szCs w:val="28"/>
        </w:rPr>
        <w:t>67:137—43.</w:t>
      </w:r>
    </w:p>
    <w:p w:rsidR="00107430" w:rsidRDefault="00107430">
      <w:pPr>
        <w:pBdr>
          <w:top w:val="nil"/>
          <w:left w:val="nil"/>
          <w:bottom w:val="nil"/>
          <w:right w:val="nil"/>
          <w:between w:val="nil"/>
        </w:pBdr>
        <w:spacing w:after="0" w:line="259" w:lineRule="auto"/>
        <w:ind w:left="720" w:hanging="720"/>
        <w:jc w:val="both"/>
        <w:rPr>
          <w:rFonts w:ascii="Times New Roman" w:eastAsia="Times New Roman" w:hAnsi="Times New Roman" w:cs="Times New Roman"/>
          <w:color w:val="000000"/>
          <w:sz w:val="28"/>
          <w:szCs w:val="28"/>
        </w:rPr>
      </w:pPr>
    </w:p>
    <w:p w:rsidR="00107430" w:rsidRDefault="00257716">
      <w:pPr>
        <w:numPr>
          <w:ilvl w:val="0"/>
          <w:numId w:val="3"/>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proofErr w:type="spellStart"/>
      <w:r w:rsidRPr="001D6767">
        <w:rPr>
          <w:rFonts w:ascii="Times New Roman" w:eastAsia="Times New Roman" w:hAnsi="Times New Roman" w:cs="Times New Roman"/>
          <w:color w:val="000000"/>
          <w:sz w:val="28"/>
          <w:szCs w:val="28"/>
          <w:lang w:val="en-US"/>
        </w:rPr>
        <w:t>Abouleish</w:t>
      </w:r>
      <w:proofErr w:type="spellEnd"/>
      <w:r w:rsidRPr="001D6767">
        <w:rPr>
          <w:rFonts w:ascii="Times New Roman" w:eastAsia="Times New Roman" w:hAnsi="Times New Roman" w:cs="Times New Roman"/>
          <w:color w:val="000000"/>
          <w:sz w:val="28"/>
          <w:szCs w:val="28"/>
          <w:lang w:val="en-US"/>
        </w:rPr>
        <w:t xml:space="preserve"> E, Rawal N, Rashad MN. The addition of 0.2 </w:t>
      </w:r>
      <w:proofErr w:type="spellStart"/>
      <w:r w:rsidRPr="001D6767">
        <w:rPr>
          <w:rFonts w:ascii="Times New Roman" w:eastAsia="Times New Roman" w:hAnsi="Times New Roman" w:cs="Times New Roman"/>
          <w:color w:val="000000"/>
          <w:sz w:val="28"/>
          <w:szCs w:val="28"/>
          <w:lang w:val="en-US"/>
        </w:rPr>
        <w:t>mgsubarachnoid</w:t>
      </w:r>
      <w:proofErr w:type="spellEnd"/>
      <w:r w:rsidRPr="001D6767">
        <w:rPr>
          <w:rFonts w:ascii="Times New Roman" w:eastAsia="Times New Roman" w:hAnsi="Times New Roman" w:cs="Times New Roman"/>
          <w:color w:val="000000"/>
          <w:sz w:val="28"/>
          <w:szCs w:val="28"/>
          <w:lang w:val="en-US"/>
        </w:rPr>
        <w:t xml:space="preserve"> morphine to hyperbaric bupivacaine for </w:t>
      </w:r>
      <w:proofErr w:type="spellStart"/>
      <w:r w:rsidRPr="001D6767">
        <w:rPr>
          <w:rFonts w:ascii="Times New Roman" w:eastAsia="Times New Roman" w:hAnsi="Times New Roman" w:cs="Times New Roman"/>
          <w:color w:val="000000"/>
          <w:sz w:val="28"/>
          <w:szCs w:val="28"/>
          <w:lang w:val="en-US"/>
        </w:rPr>
        <w:t>cesa-rean</w:t>
      </w:r>
      <w:proofErr w:type="spellEnd"/>
      <w:r w:rsidRPr="001D6767">
        <w:rPr>
          <w:rFonts w:ascii="Times New Roman" w:eastAsia="Times New Roman" w:hAnsi="Times New Roman" w:cs="Times New Roman"/>
          <w:color w:val="000000"/>
          <w:sz w:val="28"/>
          <w:szCs w:val="28"/>
          <w:lang w:val="en-US"/>
        </w:rPr>
        <w:t xml:space="preserve"> delivery: a prospective study of 856 cases. </w:t>
      </w:r>
      <w:r>
        <w:rPr>
          <w:rFonts w:ascii="Times New Roman" w:eastAsia="Times New Roman" w:hAnsi="Times New Roman" w:cs="Times New Roman"/>
          <w:color w:val="000000"/>
          <w:sz w:val="28"/>
          <w:szCs w:val="28"/>
        </w:rPr>
        <w:t>Reg Anesth</w:t>
      </w:r>
      <w:proofErr w:type="gramStart"/>
      <w:r>
        <w:rPr>
          <w:rFonts w:ascii="Times New Roman" w:eastAsia="Times New Roman" w:hAnsi="Times New Roman" w:cs="Times New Roman"/>
          <w:color w:val="000000"/>
          <w:sz w:val="28"/>
          <w:szCs w:val="28"/>
        </w:rPr>
        <w:t>1991;</w:t>
      </w:r>
      <w:proofErr w:type="gramEnd"/>
      <w:r>
        <w:rPr>
          <w:rFonts w:ascii="Times New Roman" w:eastAsia="Times New Roman" w:hAnsi="Times New Roman" w:cs="Times New Roman"/>
          <w:color w:val="000000"/>
          <w:sz w:val="28"/>
          <w:szCs w:val="28"/>
        </w:rPr>
        <w:t>16:137—40</w:t>
      </w:r>
      <w:r>
        <w:rPr>
          <w:rFonts w:ascii="Times New Roman" w:eastAsia="Times New Roman" w:hAnsi="Times New Roman" w:cs="Times New Roman"/>
          <w:color w:val="000000"/>
          <w:sz w:val="28"/>
          <w:szCs w:val="28"/>
        </w:rPr>
        <w:t>.</w:t>
      </w:r>
    </w:p>
    <w:p w:rsidR="00107430" w:rsidRDefault="00107430">
      <w:pPr>
        <w:spacing w:after="0"/>
        <w:jc w:val="both"/>
        <w:rPr>
          <w:rFonts w:ascii="Times New Roman" w:eastAsia="Times New Roman" w:hAnsi="Times New Roman" w:cs="Times New Roman"/>
          <w:sz w:val="28"/>
          <w:szCs w:val="28"/>
        </w:rPr>
      </w:pPr>
    </w:p>
    <w:p w:rsidR="00107430" w:rsidRPr="001D6767" w:rsidRDefault="00257716">
      <w:pPr>
        <w:numPr>
          <w:ilvl w:val="0"/>
          <w:numId w:val="3"/>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 xml:space="preserve">Clergue F, </w:t>
      </w:r>
      <w:proofErr w:type="spellStart"/>
      <w:r>
        <w:rPr>
          <w:rFonts w:ascii="Times New Roman" w:eastAsia="Times New Roman" w:hAnsi="Times New Roman" w:cs="Times New Roman"/>
          <w:color w:val="000000"/>
          <w:sz w:val="28"/>
          <w:szCs w:val="28"/>
        </w:rPr>
        <w:t>Montembault</w:t>
      </w:r>
      <w:proofErr w:type="spellEnd"/>
      <w:r>
        <w:rPr>
          <w:rFonts w:ascii="Times New Roman" w:eastAsia="Times New Roman" w:hAnsi="Times New Roman" w:cs="Times New Roman"/>
          <w:color w:val="000000"/>
          <w:sz w:val="28"/>
          <w:szCs w:val="28"/>
        </w:rPr>
        <w:t xml:space="preserve"> C, </w:t>
      </w:r>
      <w:proofErr w:type="spellStart"/>
      <w:r>
        <w:rPr>
          <w:rFonts w:ascii="Times New Roman" w:eastAsia="Times New Roman" w:hAnsi="Times New Roman" w:cs="Times New Roman"/>
          <w:color w:val="000000"/>
          <w:sz w:val="28"/>
          <w:szCs w:val="28"/>
        </w:rPr>
        <w:t>Despierre</w:t>
      </w:r>
      <w:proofErr w:type="spellEnd"/>
      <w:r>
        <w:rPr>
          <w:rFonts w:ascii="Times New Roman" w:eastAsia="Times New Roman" w:hAnsi="Times New Roman" w:cs="Times New Roman"/>
          <w:color w:val="000000"/>
          <w:sz w:val="28"/>
          <w:szCs w:val="28"/>
        </w:rPr>
        <w:t xml:space="preserve"> O, et al. </w:t>
      </w:r>
      <w:proofErr w:type="spellStart"/>
      <w:r w:rsidRPr="001D6767">
        <w:rPr>
          <w:rFonts w:ascii="Times New Roman" w:eastAsia="Times New Roman" w:hAnsi="Times New Roman" w:cs="Times New Roman"/>
          <w:color w:val="000000"/>
          <w:sz w:val="28"/>
          <w:szCs w:val="28"/>
          <w:lang w:val="en-US"/>
        </w:rPr>
        <w:t>Respiratoryeffects</w:t>
      </w:r>
      <w:proofErr w:type="spellEnd"/>
      <w:r w:rsidRPr="001D6767">
        <w:rPr>
          <w:rFonts w:ascii="Times New Roman" w:eastAsia="Times New Roman" w:hAnsi="Times New Roman" w:cs="Times New Roman"/>
          <w:color w:val="000000"/>
          <w:sz w:val="28"/>
          <w:szCs w:val="28"/>
          <w:lang w:val="en-US"/>
        </w:rPr>
        <w:t xml:space="preserve"> of </w:t>
      </w:r>
      <w:proofErr w:type="spellStart"/>
      <w:r w:rsidRPr="001D6767">
        <w:rPr>
          <w:rFonts w:ascii="Times New Roman" w:eastAsia="Times New Roman" w:hAnsi="Times New Roman" w:cs="Times New Roman"/>
          <w:color w:val="000000"/>
          <w:sz w:val="28"/>
          <w:szCs w:val="28"/>
          <w:lang w:val="en-US"/>
        </w:rPr>
        <w:t>intrathécale</w:t>
      </w:r>
      <w:proofErr w:type="spellEnd"/>
      <w:r w:rsidRPr="001D6767">
        <w:rPr>
          <w:rFonts w:ascii="Times New Roman" w:eastAsia="Times New Roman" w:hAnsi="Times New Roman" w:cs="Times New Roman"/>
          <w:color w:val="000000"/>
          <w:sz w:val="28"/>
          <w:szCs w:val="28"/>
          <w:lang w:val="en-US"/>
        </w:rPr>
        <w:t xml:space="preserve"> morphine after upper abdominal </w:t>
      </w:r>
      <w:proofErr w:type="spellStart"/>
      <w:proofErr w:type="gramStart"/>
      <w:r w:rsidRPr="001D6767">
        <w:rPr>
          <w:rFonts w:ascii="Times New Roman" w:eastAsia="Times New Roman" w:hAnsi="Times New Roman" w:cs="Times New Roman"/>
          <w:color w:val="000000"/>
          <w:sz w:val="28"/>
          <w:szCs w:val="28"/>
          <w:lang w:val="en-US"/>
        </w:rPr>
        <w:t>surgery.Anesthesiology</w:t>
      </w:r>
      <w:proofErr w:type="spellEnd"/>
      <w:proofErr w:type="gramEnd"/>
      <w:r w:rsidRPr="001D6767">
        <w:rPr>
          <w:rFonts w:ascii="Times New Roman" w:eastAsia="Times New Roman" w:hAnsi="Times New Roman" w:cs="Times New Roman"/>
          <w:color w:val="000000"/>
          <w:sz w:val="28"/>
          <w:szCs w:val="28"/>
          <w:lang w:val="en-US"/>
        </w:rPr>
        <w:t xml:space="preserve"> 1984;61:677—85.</w:t>
      </w:r>
    </w:p>
    <w:p w:rsidR="00107430" w:rsidRPr="001D6767" w:rsidRDefault="00107430">
      <w:pPr>
        <w:pBdr>
          <w:top w:val="nil"/>
          <w:left w:val="nil"/>
          <w:bottom w:val="nil"/>
          <w:right w:val="nil"/>
          <w:between w:val="nil"/>
        </w:pBdr>
        <w:spacing w:after="0" w:line="259" w:lineRule="auto"/>
        <w:ind w:left="720" w:hanging="720"/>
        <w:jc w:val="both"/>
        <w:rPr>
          <w:rFonts w:ascii="Times New Roman" w:eastAsia="Times New Roman" w:hAnsi="Times New Roman" w:cs="Times New Roman"/>
          <w:color w:val="000000"/>
          <w:sz w:val="28"/>
          <w:szCs w:val="28"/>
          <w:lang w:val="en-US"/>
        </w:rPr>
      </w:pPr>
    </w:p>
    <w:p w:rsidR="00107430" w:rsidRPr="001D6767" w:rsidRDefault="00107430">
      <w:pPr>
        <w:pBdr>
          <w:top w:val="nil"/>
          <w:left w:val="nil"/>
          <w:bottom w:val="nil"/>
          <w:right w:val="nil"/>
          <w:between w:val="nil"/>
        </w:pBdr>
        <w:spacing w:after="0" w:line="259" w:lineRule="auto"/>
        <w:ind w:left="720" w:hanging="720"/>
        <w:jc w:val="both"/>
        <w:rPr>
          <w:rFonts w:ascii="Times New Roman" w:eastAsia="Times New Roman" w:hAnsi="Times New Roman" w:cs="Times New Roman"/>
          <w:color w:val="000000"/>
          <w:sz w:val="28"/>
          <w:szCs w:val="28"/>
          <w:lang w:val="en-US"/>
        </w:rPr>
      </w:pPr>
    </w:p>
    <w:p w:rsidR="00107430" w:rsidRDefault="00257716">
      <w:pPr>
        <w:numPr>
          <w:ilvl w:val="0"/>
          <w:numId w:val="3"/>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Yang T, Breen TW, Archer D, et al. </w:t>
      </w:r>
      <w:r w:rsidRPr="001D6767">
        <w:rPr>
          <w:rFonts w:ascii="Times New Roman" w:eastAsia="Times New Roman" w:hAnsi="Times New Roman" w:cs="Times New Roman"/>
          <w:color w:val="000000"/>
          <w:sz w:val="28"/>
          <w:szCs w:val="28"/>
          <w:lang w:val="en-US"/>
        </w:rPr>
        <w:t xml:space="preserve">Comparison of 0.25 mg and0.1 mg </w:t>
      </w:r>
      <w:proofErr w:type="spellStart"/>
      <w:r w:rsidRPr="001D6767">
        <w:rPr>
          <w:rFonts w:ascii="Times New Roman" w:eastAsia="Times New Roman" w:hAnsi="Times New Roman" w:cs="Times New Roman"/>
          <w:color w:val="000000"/>
          <w:sz w:val="28"/>
          <w:szCs w:val="28"/>
          <w:lang w:val="en-US"/>
        </w:rPr>
        <w:t>intrathécale</w:t>
      </w:r>
      <w:proofErr w:type="spellEnd"/>
      <w:r w:rsidRPr="001D6767">
        <w:rPr>
          <w:rFonts w:ascii="Times New Roman" w:eastAsia="Times New Roman" w:hAnsi="Times New Roman" w:cs="Times New Roman"/>
          <w:color w:val="000000"/>
          <w:sz w:val="28"/>
          <w:szCs w:val="28"/>
          <w:lang w:val="en-US"/>
        </w:rPr>
        <w:t xml:space="preserve"> morphine for analges</w:t>
      </w:r>
      <w:r w:rsidRPr="001D6767">
        <w:rPr>
          <w:rFonts w:ascii="Times New Roman" w:eastAsia="Times New Roman" w:hAnsi="Times New Roman" w:cs="Times New Roman"/>
          <w:color w:val="000000"/>
          <w:sz w:val="28"/>
          <w:szCs w:val="28"/>
          <w:lang w:val="en-US"/>
        </w:rPr>
        <w:t>ia after cesarean sec-</w:t>
      </w:r>
      <w:proofErr w:type="spellStart"/>
      <w:r w:rsidRPr="001D6767">
        <w:rPr>
          <w:rFonts w:ascii="Times New Roman" w:eastAsia="Times New Roman" w:hAnsi="Times New Roman" w:cs="Times New Roman"/>
          <w:color w:val="000000"/>
          <w:sz w:val="28"/>
          <w:szCs w:val="28"/>
          <w:lang w:val="en-US"/>
        </w:rPr>
        <w:t>tion</w:t>
      </w:r>
      <w:proofErr w:type="spellEnd"/>
      <w:r w:rsidRPr="001D6767">
        <w:rPr>
          <w:rFonts w:ascii="Times New Roman" w:eastAsia="Times New Roman" w:hAnsi="Times New Roman" w:cs="Times New Roman"/>
          <w:color w:val="000000"/>
          <w:sz w:val="28"/>
          <w:szCs w:val="28"/>
          <w:lang w:val="en-US"/>
        </w:rPr>
        <w:t xml:space="preserve">. Can J </w:t>
      </w:r>
      <w:proofErr w:type="spellStart"/>
      <w:r w:rsidRPr="001D6767">
        <w:rPr>
          <w:rFonts w:ascii="Times New Roman" w:eastAsia="Times New Roman" w:hAnsi="Times New Roman" w:cs="Times New Roman"/>
          <w:color w:val="000000"/>
          <w:sz w:val="28"/>
          <w:szCs w:val="28"/>
          <w:lang w:val="en-US"/>
        </w:rPr>
        <w:t>Anaesth</w:t>
      </w:r>
      <w:proofErr w:type="spellEnd"/>
      <w:r w:rsidRPr="001D6767">
        <w:rPr>
          <w:rFonts w:ascii="Times New Roman" w:eastAsia="Times New Roman" w:hAnsi="Times New Roman" w:cs="Times New Roman"/>
          <w:color w:val="000000"/>
          <w:sz w:val="28"/>
          <w:szCs w:val="28"/>
          <w:lang w:val="en-US"/>
        </w:rPr>
        <w:t xml:space="preserve"> </w:t>
      </w:r>
      <w:proofErr w:type="gramStart"/>
      <w:r w:rsidRPr="001D6767">
        <w:rPr>
          <w:rFonts w:ascii="Times New Roman" w:eastAsia="Times New Roman" w:hAnsi="Times New Roman" w:cs="Times New Roman"/>
          <w:color w:val="000000"/>
          <w:sz w:val="28"/>
          <w:szCs w:val="28"/>
          <w:lang w:val="en-US"/>
        </w:rPr>
        <w:t>1999;46:856</w:t>
      </w:r>
      <w:proofErr w:type="gramEnd"/>
      <w:r w:rsidRPr="001D6767">
        <w:rPr>
          <w:rFonts w:ascii="Times New Roman" w:eastAsia="Times New Roman" w:hAnsi="Times New Roman" w:cs="Times New Roman"/>
          <w:color w:val="000000"/>
          <w:sz w:val="28"/>
          <w:szCs w:val="28"/>
          <w:lang w:val="en-US"/>
        </w:rPr>
        <w:t xml:space="preserve">—60.-----------  Dahl JB, Jeppesen IS, Jorgensen H, et al. </w:t>
      </w:r>
      <w:proofErr w:type="spellStart"/>
      <w:r w:rsidRPr="001D6767">
        <w:rPr>
          <w:rFonts w:ascii="Times New Roman" w:eastAsia="Times New Roman" w:hAnsi="Times New Roman" w:cs="Times New Roman"/>
          <w:color w:val="000000"/>
          <w:sz w:val="28"/>
          <w:szCs w:val="28"/>
          <w:lang w:val="en-US"/>
        </w:rPr>
        <w:lastRenderedPageBreak/>
        <w:t>Intraoperativeand</w:t>
      </w:r>
      <w:proofErr w:type="spellEnd"/>
      <w:r w:rsidRPr="001D6767">
        <w:rPr>
          <w:rFonts w:ascii="Times New Roman" w:eastAsia="Times New Roman" w:hAnsi="Times New Roman" w:cs="Times New Roman"/>
          <w:color w:val="000000"/>
          <w:sz w:val="28"/>
          <w:szCs w:val="28"/>
          <w:lang w:val="en-US"/>
        </w:rPr>
        <w:t xml:space="preserve"> postoperative analgesic efficacy and adverse effects </w:t>
      </w:r>
      <w:proofErr w:type="spellStart"/>
      <w:r w:rsidRPr="001D6767">
        <w:rPr>
          <w:rFonts w:ascii="Times New Roman" w:eastAsia="Times New Roman" w:hAnsi="Times New Roman" w:cs="Times New Roman"/>
          <w:color w:val="000000"/>
          <w:sz w:val="28"/>
          <w:szCs w:val="28"/>
          <w:lang w:val="en-US"/>
        </w:rPr>
        <w:t>ofintrathécale</w:t>
      </w:r>
      <w:proofErr w:type="spellEnd"/>
      <w:r w:rsidRPr="001D6767">
        <w:rPr>
          <w:rFonts w:ascii="Times New Roman" w:eastAsia="Times New Roman" w:hAnsi="Times New Roman" w:cs="Times New Roman"/>
          <w:color w:val="000000"/>
          <w:sz w:val="28"/>
          <w:szCs w:val="28"/>
          <w:lang w:val="en-US"/>
        </w:rPr>
        <w:t xml:space="preserve"> opioids in patients undergoing cesarean </w:t>
      </w:r>
      <w:proofErr w:type="spellStart"/>
      <w:r w:rsidRPr="001D6767">
        <w:rPr>
          <w:rFonts w:ascii="Times New Roman" w:eastAsia="Times New Roman" w:hAnsi="Times New Roman" w:cs="Times New Roman"/>
          <w:color w:val="000000"/>
          <w:sz w:val="28"/>
          <w:szCs w:val="28"/>
          <w:lang w:val="en-US"/>
        </w:rPr>
        <w:t>sectionwith</w:t>
      </w:r>
      <w:proofErr w:type="spellEnd"/>
      <w:r w:rsidRPr="001D6767">
        <w:rPr>
          <w:rFonts w:ascii="Times New Roman" w:eastAsia="Times New Roman" w:hAnsi="Times New Roman" w:cs="Times New Roman"/>
          <w:color w:val="000000"/>
          <w:sz w:val="28"/>
          <w:szCs w:val="28"/>
          <w:lang w:val="en-US"/>
        </w:rPr>
        <w:t xml:space="preserve"> spinal</w:t>
      </w:r>
      <w:r w:rsidRPr="001D6767">
        <w:rPr>
          <w:rFonts w:ascii="Times New Roman" w:eastAsia="Times New Roman" w:hAnsi="Times New Roman" w:cs="Times New Roman"/>
          <w:color w:val="000000"/>
          <w:sz w:val="28"/>
          <w:szCs w:val="28"/>
          <w:lang w:val="en-US"/>
        </w:rPr>
        <w:t xml:space="preserve"> anesthesia: a qualitative and quantitative </w:t>
      </w:r>
      <w:proofErr w:type="spellStart"/>
      <w:r w:rsidRPr="001D6767">
        <w:rPr>
          <w:rFonts w:ascii="Times New Roman" w:eastAsia="Times New Roman" w:hAnsi="Times New Roman" w:cs="Times New Roman"/>
          <w:color w:val="000000"/>
          <w:sz w:val="28"/>
          <w:szCs w:val="28"/>
          <w:lang w:val="en-US"/>
        </w:rPr>
        <w:t>syste-matic</w:t>
      </w:r>
      <w:proofErr w:type="spellEnd"/>
      <w:r w:rsidRPr="001D6767">
        <w:rPr>
          <w:rFonts w:ascii="Times New Roman" w:eastAsia="Times New Roman" w:hAnsi="Times New Roman" w:cs="Times New Roman"/>
          <w:color w:val="000000"/>
          <w:sz w:val="28"/>
          <w:szCs w:val="28"/>
          <w:lang w:val="en-US"/>
        </w:rPr>
        <w:t xml:space="preserve"> review of randomized controlled trials. </w:t>
      </w:r>
      <w:r>
        <w:rPr>
          <w:rFonts w:ascii="Times New Roman" w:eastAsia="Times New Roman" w:hAnsi="Times New Roman" w:cs="Times New Roman"/>
          <w:color w:val="000000"/>
          <w:sz w:val="28"/>
          <w:szCs w:val="28"/>
        </w:rPr>
        <w:t>Anesthesiology</w:t>
      </w:r>
      <w:proofErr w:type="gramStart"/>
      <w:r>
        <w:rPr>
          <w:rFonts w:ascii="Times New Roman" w:eastAsia="Times New Roman" w:hAnsi="Times New Roman" w:cs="Times New Roman"/>
          <w:color w:val="000000"/>
          <w:sz w:val="28"/>
          <w:szCs w:val="28"/>
        </w:rPr>
        <w:t>1999;</w:t>
      </w:r>
      <w:proofErr w:type="gramEnd"/>
      <w:r>
        <w:rPr>
          <w:rFonts w:ascii="Times New Roman" w:eastAsia="Times New Roman" w:hAnsi="Times New Roman" w:cs="Times New Roman"/>
          <w:color w:val="000000"/>
          <w:sz w:val="28"/>
          <w:szCs w:val="28"/>
        </w:rPr>
        <w:t>91:1919—27.</w:t>
      </w:r>
    </w:p>
    <w:p w:rsidR="00107430" w:rsidRDefault="00107430">
      <w:pPr>
        <w:pBdr>
          <w:top w:val="nil"/>
          <w:left w:val="nil"/>
          <w:bottom w:val="nil"/>
          <w:right w:val="nil"/>
          <w:between w:val="nil"/>
        </w:pBdr>
        <w:spacing w:after="0" w:line="259" w:lineRule="auto"/>
        <w:ind w:left="720" w:hanging="720"/>
        <w:jc w:val="both"/>
        <w:rPr>
          <w:rFonts w:ascii="Times New Roman" w:eastAsia="Times New Roman" w:hAnsi="Times New Roman" w:cs="Times New Roman"/>
          <w:color w:val="000000"/>
          <w:sz w:val="28"/>
          <w:szCs w:val="28"/>
        </w:rPr>
      </w:pPr>
    </w:p>
    <w:p w:rsidR="00107430" w:rsidRDefault="00257716">
      <w:pPr>
        <w:numPr>
          <w:ilvl w:val="0"/>
          <w:numId w:val="3"/>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proofErr w:type="spellStart"/>
      <w:r w:rsidRPr="001D6767">
        <w:rPr>
          <w:rFonts w:ascii="Times New Roman" w:eastAsia="Times New Roman" w:hAnsi="Times New Roman" w:cs="Times New Roman"/>
          <w:color w:val="000000"/>
          <w:sz w:val="28"/>
          <w:szCs w:val="28"/>
          <w:lang w:val="en-US"/>
        </w:rPr>
        <w:t>Olofsson</w:t>
      </w:r>
      <w:proofErr w:type="spellEnd"/>
      <w:r w:rsidRPr="001D6767">
        <w:rPr>
          <w:rFonts w:ascii="Times New Roman" w:eastAsia="Times New Roman" w:hAnsi="Times New Roman" w:cs="Times New Roman"/>
          <w:color w:val="000000"/>
          <w:sz w:val="28"/>
          <w:szCs w:val="28"/>
          <w:lang w:val="en-US"/>
        </w:rPr>
        <w:t xml:space="preserve"> CI, </w:t>
      </w:r>
      <w:proofErr w:type="spellStart"/>
      <w:r w:rsidRPr="001D6767">
        <w:rPr>
          <w:rFonts w:ascii="Times New Roman" w:eastAsia="Times New Roman" w:hAnsi="Times New Roman" w:cs="Times New Roman"/>
          <w:color w:val="000000"/>
          <w:sz w:val="28"/>
          <w:szCs w:val="28"/>
          <w:lang w:val="en-US"/>
        </w:rPr>
        <w:t>Ekblom</w:t>
      </w:r>
      <w:proofErr w:type="spellEnd"/>
      <w:r w:rsidRPr="001D6767">
        <w:rPr>
          <w:rFonts w:ascii="Times New Roman" w:eastAsia="Times New Roman" w:hAnsi="Times New Roman" w:cs="Times New Roman"/>
          <w:color w:val="000000"/>
          <w:sz w:val="28"/>
          <w:szCs w:val="28"/>
          <w:lang w:val="en-US"/>
        </w:rPr>
        <w:t xml:space="preserve"> AO, Ekman-</w:t>
      </w:r>
      <w:proofErr w:type="spellStart"/>
      <w:r w:rsidRPr="001D6767">
        <w:rPr>
          <w:rFonts w:ascii="Times New Roman" w:eastAsia="Times New Roman" w:hAnsi="Times New Roman" w:cs="Times New Roman"/>
          <w:color w:val="000000"/>
          <w:sz w:val="28"/>
          <w:szCs w:val="28"/>
          <w:lang w:val="en-US"/>
        </w:rPr>
        <w:t>Ordrberg</w:t>
      </w:r>
      <w:proofErr w:type="spellEnd"/>
      <w:r w:rsidRPr="001D6767">
        <w:rPr>
          <w:rFonts w:ascii="Times New Roman" w:eastAsia="Times New Roman" w:hAnsi="Times New Roman" w:cs="Times New Roman"/>
          <w:color w:val="000000"/>
          <w:sz w:val="28"/>
          <w:szCs w:val="28"/>
          <w:lang w:val="en-US"/>
        </w:rPr>
        <w:t xml:space="preserve"> GE, </w:t>
      </w:r>
      <w:proofErr w:type="spellStart"/>
      <w:r w:rsidRPr="001D6767">
        <w:rPr>
          <w:rFonts w:ascii="Times New Roman" w:eastAsia="Times New Roman" w:hAnsi="Times New Roman" w:cs="Times New Roman"/>
          <w:color w:val="000000"/>
          <w:sz w:val="28"/>
          <w:szCs w:val="28"/>
          <w:lang w:val="en-US"/>
        </w:rPr>
        <w:t>IresteotLE.Post</w:t>
      </w:r>
      <w:proofErr w:type="spellEnd"/>
      <w:r w:rsidRPr="001D6767">
        <w:rPr>
          <w:rFonts w:ascii="Times New Roman" w:eastAsia="Times New Roman" w:hAnsi="Times New Roman" w:cs="Times New Roman"/>
          <w:color w:val="000000"/>
          <w:sz w:val="28"/>
          <w:szCs w:val="28"/>
          <w:lang w:val="en-US"/>
        </w:rPr>
        <w:t xml:space="preserve">-partum urinary retention: a comparison between two methods of epidural analgesia. </w:t>
      </w:r>
      <w:proofErr w:type="spellStart"/>
      <w:r>
        <w:rPr>
          <w:rFonts w:ascii="Times New Roman" w:eastAsia="Times New Roman" w:hAnsi="Times New Roman" w:cs="Times New Roman"/>
          <w:color w:val="000000"/>
          <w:sz w:val="28"/>
          <w:szCs w:val="28"/>
        </w:rPr>
        <w:t>Eur</w:t>
      </w:r>
      <w:proofErr w:type="spellEnd"/>
      <w:r>
        <w:rPr>
          <w:rFonts w:ascii="Times New Roman" w:eastAsia="Times New Roman" w:hAnsi="Times New Roman" w:cs="Times New Roman"/>
          <w:color w:val="000000"/>
          <w:sz w:val="28"/>
          <w:szCs w:val="28"/>
        </w:rPr>
        <w:t xml:space="preserve"> J </w:t>
      </w:r>
      <w:proofErr w:type="spellStart"/>
      <w:r>
        <w:rPr>
          <w:rFonts w:ascii="Times New Roman" w:eastAsia="Times New Roman" w:hAnsi="Times New Roman" w:cs="Times New Roman"/>
          <w:color w:val="000000"/>
          <w:sz w:val="28"/>
          <w:szCs w:val="28"/>
        </w:rPr>
        <w:t>ObstetGynecolReprodBiol</w:t>
      </w:r>
      <w:proofErr w:type="spellEnd"/>
      <w:r>
        <w:rPr>
          <w:rFonts w:ascii="Times New Roman" w:eastAsia="Times New Roman" w:hAnsi="Times New Roman" w:cs="Times New Roman"/>
          <w:color w:val="000000"/>
          <w:sz w:val="28"/>
          <w:szCs w:val="28"/>
        </w:rPr>
        <w:t xml:space="preserve"> </w:t>
      </w:r>
      <w:proofErr w:type="gramStart"/>
      <w:r>
        <w:rPr>
          <w:rFonts w:ascii="Times New Roman" w:eastAsia="Times New Roman" w:hAnsi="Times New Roman" w:cs="Times New Roman"/>
          <w:color w:val="000000"/>
          <w:sz w:val="28"/>
          <w:szCs w:val="28"/>
        </w:rPr>
        <w:t>1997;</w:t>
      </w:r>
      <w:proofErr w:type="gramEnd"/>
      <w:r>
        <w:rPr>
          <w:rFonts w:ascii="Times New Roman" w:eastAsia="Times New Roman" w:hAnsi="Times New Roman" w:cs="Times New Roman"/>
          <w:color w:val="000000"/>
          <w:sz w:val="28"/>
          <w:szCs w:val="28"/>
        </w:rPr>
        <w:t>71:31—4.</w:t>
      </w:r>
    </w:p>
    <w:p w:rsidR="00107430" w:rsidRDefault="00107430">
      <w:pPr>
        <w:pBdr>
          <w:top w:val="nil"/>
          <w:left w:val="nil"/>
          <w:bottom w:val="nil"/>
          <w:right w:val="nil"/>
          <w:between w:val="nil"/>
        </w:pBdr>
        <w:spacing w:after="0" w:line="259" w:lineRule="auto"/>
        <w:ind w:left="720" w:hanging="720"/>
        <w:jc w:val="both"/>
        <w:rPr>
          <w:rFonts w:ascii="Times New Roman" w:eastAsia="Times New Roman" w:hAnsi="Times New Roman" w:cs="Times New Roman"/>
          <w:color w:val="000000"/>
          <w:sz w:val="28"/>
          <w:szCs w:val="28"/>
        </w:rPr>
      </w:pPr>
    </w:p>
    <w:p w:rsidR="00107430" w:rsidRPr="001D6767" w:rsidRDefault="00257716">
      <w:pPr>
        <w:numPr>
          <w:ilvl w:val="0"/>
          <w:numId w:val="3"/>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lang w:val="en-US"/>
        </w:rPr>
      </w:pPr>
      <w:r w:rsidRPr="001D6767">
        <w:rPr>
          <w:rFonts w:ascii="Times New Roman" w:eastAsia="Times New Roman" w:hAnsi="Times New Roman" w:cs="Times New Roman"/>
          <w:color w:val="000000"/>
          <w:sz w:val="28"/>
          <w:szCs w:val="28"/>
          <w:lang w:val="en-US"/>
        </w:rPr>
        <w:t xml:space="preserve">Keita H, Diouf E, </w:t>
      </w:r>
      <w:proofErr w:type="spellStart"/>
      <w:r w:rsidRPr="001D6767">
        <w:rPr>
          <w:rFonts w:ascii="Times New Roman" w:eastAsia="Times New Roman" w:hAnsi="Times New Roman" w:cs="Times New Roman"/>
          <w:color w:val="000000"/>
          <w:sz w:val="28"/>
          <w:szCs w:val="28"/>
          <w:lang w:val="en-US"/>
        </w:rPr>
        <w:t>Tubach</w:t>
      </w:r>
      <w:proofErr w:type="spellEnd"/>
      <w:r w:rsidRPr="001D6767">
        <w:rPr>
          <w:rFonts w:ascii="Times New Roman" w:eastAsia="Times New Roman" w:hAnsi="Times New Roman" w:cs="Times New Roman"/>
          <w:color w:val="000000"/>
          <w:sz w:val="28"/>
          <w:szCs w:val="28"/>
          <w:lang w:val="en-US"/>
        </w:rPr>
        <w:t xml:space="preserve"> F, et al. Predictive factors of early post-op</w:t>
      </w:r>
      <w:r w:rsidRPr="001D6767">
        <w:rPr>
          <w:rFonts w:ascii="Times New Roman" w:eastAsia="Times New Roman" w:hAnsi="Times New Roman" w:cs="Times New Roman"/>
          <w:color w:val="000000"/>
          <w:sz w:val="28"/>
          <w:szCs w:val="28"/>
          <w:lang w:val="en-US"/>
        </w:rPr>
        <w:t xml:space="preserve">erative urinary retention in the </w:t>
      </w:r>
      <w:proofErr w:type="spellStart"/>
      <w:r w:rsidRPr="001D6767">
        <w:rPr>
          <w:rFonts w:ascii="Times New Roman" w:eastAsia="Times New Roman" w:hAnsi="Times New Roman" w:cs="Times New Roman"/>
          <w:color w:val="000000"/>
          <w:sz w:val="28"/>
          <w:szCs w:val="28"/>
          <w:lang w:val="en-US"/>
        </w:rPr>
        <w:t>postanesthesia</w:t>
      </w:r>
      <w:proofErr w:type="spellEnd"/>
      <w:r w:rsidRPr="001D6767">
        <w:rPr>
          <w:rFonts w:ascii="Times New Roman" w:eastAsia="Times New Roman" w:hAnsi="Times New Roman" w:cs="Times New Roman"/>
          <w:color w:val="000000"/>
          <w:sz w:val="28"/>
          <w:szCs w:val="28"/>
          <w:lang w:val="en-US"/>
        </w:rPr>
        <w:t xml:space="preserve"> care </w:t>
      </w:r>
      <w:proofErr w:type="spellStart"/>
      <w:proofErr w:type="gramStart"/>
      <w:r w:rsidRPr="001D6767">
        <w:rPr>
          <w:rFonts w:ascii="Times New Roman" w:eastAsia="Times New Roman" w:hAnsi="Times New Roman" w:cs="Times New Roman"/>
          <w:color w:val="000000"/>
          <w:sz w:val="28"/>
          <w:szCs w:val="28"/>
          <w:lang w:val="en-US"/>
        </w:rPr>
        <w:t>unit.AnesthAnalg</w:t>
      </w:r>
      <w:proofErr w:type="spellEnd"/>
      <w:proofErr w:type="gramEnd"/>
      <w:r w:rsidRPr="001D6767">
        <w:rPr>
          <w:rFonts w:ascii="Times New Roman" w:eastAsia="Times New Roman" w:hAnsi="Times New Roman" w:cs="Times New Roman"/>
          <w:color w:val="000000"/>
          <w:sz w:val="28"/>
          <w:szCs w:val="28"/>
          <w:lang w:val="en-US"/>
        </w:rPr>
        <w:t xml:space="preserve"> 2005;101:592—6.</w:t>
      </w:r>
    </w:p>
    <w:p w:rsidR="00107430" w:rsidRPr="001D6767" w:rsidRDefault="00107430">
      <w:pPr>
        <w:pBdr>
          <w:top w:val="nil"/>
          <w:left w:val="nil"/>
          <w:bottom w:val="nil"/>
          <w:right w:val="nil"/>
          <w:between w:val="nil"/>
        </w:pBdr>
        <w:spacing w:after="0" w:line="259" w:lineRule="auto"/>
        <w:ind w:left="720" w:hanging="720"/>
        <w:jc w:val="both"/>
        <w:rPr>
          <w:rFonts w:ascii="Times New Roman" w:eastAsia="Times New Roman" w:hAnsi="Times New Roman" w:cs="Times New Roman"/>
          <w:color w:val="000000"/>
          <w:sz w:val="28"/>
          <w:szCs w:val="28"/>
          <w:lang w:val="en-US"/>
        </w:rPr>
      </w:pPr>
    </w:p>
    <w:p w:rsidR="00107430" w:rsidRDefault="00257716">
      <w:pPr>
        <w:numPr>
          <w:ilvl w:val="0"/>
          <w:numId w:val="3"/>
        </w:numPr>
        <w:pBdr>
          <w:top w:val="nil"/>
          <w:left w:val="nil"/>
          <w:bottom w:val="nil"/>
          <w:right w:val="nil"/>
          <w:between w:val="nil"/>
        </w:pBdr>
        <w:spacing w:after="160" w:line="259" w:lineRule="auto"/>
        <w:jc w:val="both"/>
        <w:rPr>
          <w:rFonts w:ascii="Times New Roman" w:eastAsia="Times New Roman" w:hAnsi="Times New Roman" w:cs="Times New Roman"/>
          <w:color w:val="000000"/>
        </w:rPr>
      </w:pPr>
      <w:proofErr w:type="spellStart"/>
      <w:r>
        <w:rPr>
          <w:rFonts w:ascii="Times New Roman" w:eastAsia="Times New Roman" w:hAnsi="Times New Roman" w:cs="Times New Roman"/>
          <w:color w:val="000000"/>
          <w:sz w:val="28"/>
          <w:szCs w:val="28"/>
        </w:rPr>
        <w:t>Sibilla</w:t>
      </w:r>
      <w:proofErr w:type="spellEnd"/>
      <w:r>
        <w:rPr>
          <w:rFonts w:ascii="Times New Roman" w:eastAsia="Times New Roman" w:hAnsi="Times New Roman" w:cs="Times New Roman"/>
          <w:color w:val="000000"/>
          <w:sz w:val="28"/>
          <w:szCs w:val="28"/>
        </w:rPr>
        <w:t xml:space="preserve">. Int J </w:t>
      </w:r>
      <w:proofErr w:type="spellStart"/>
      <w:proofErr w:type="gramStart"/>
      <w:r>
        <w:rPr>
          <w:rFonts w:ascii="Times New Roman" w:eastAsia="Times New Roman" w:hAnsi="Times New Roman" w:cs="Times New Roman"/>
          <w:color w:val="000000"/>
          <w:sz w:val="28"/>
          <w:szCs w:val="28"/>
        </w:rPr>
        <w:t>ObstetricAnesthesio</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 xml:space="preserve"> 1997 (6) : 43-8)</w:t>
      </w:r>
    </w:p>
    <w:p w:rsidR="00107430" w:rsidRDefault="00107430">
      <w:pPr>
        <w:spacing w:after="0" w:line="360" w:lineRule="auto"/>
        <w:jc w:val="both"/>
        <w:rPr>
          <w:rFonts w:ascii="Times New Roman" w:eastAsia="Times New Roman" w:hAnsi="Times New Roman" w:cs="Times New Roman"/>
          <w:sz w:val="28"/>
          <w:szCs w:val="28"/>
        </w:rPr>
      </w:pPr>
    </w:p>
    <w:p w:rsidR="00107430" w:rsidRDefault="00257716">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Ramos-</w:t>
      </w:r>
      <w:proofErr w:type="spellStart"/>
      <w:r>
        <w:rPr>
          <w:rFonts w:ascii="Times New Roman" w:eastAsia="Times New Roman" w:hAnsi="Times New Roman" w:cs="Times New Roman"/>
          <w:color w:val="000000"/>
          <w:sz w:val="28"/>
          <w:szCs w:val="28"/>
        </w:rPr>
        <w:t>Rangel</w:t>
      </w:r>
      <w:proofErr w:type="spellEnd"/>
      <w:r>
        <w:rPr>
          <w:rFonts w:ascii="Times New Roman" w:eastAsia="Times New Roman" w:hAnsi="Times New Roman" w:cs="Times New Roman"/>
          <w:color w:val="000000"/>
          <w:sz w:val="28"/>
          <w:szCs w:val="28"/>
        </w:rPr>
        <w:t xml:space="preserve"> GE, Ferrer-</w:t>
      </w:r>
      <w:proofErr w:type="spellStart"/>
      <w:r>
        <w:rPr>
          <w:rFonts w:ascii="Times New Roman" w:eastAsia="Times New Roman" w:hAnsi="Times New Roman" w:cs="Times New Roman"/>
          <w:color w:val="000000"/>
          <w:sz w:val="28"/>
          <w:szCs w:val="28"/>
        </w:rPr>
        <w:t>Zaccaro</w:t>
      </w:r>
      <w:proofErr w:type="spellEnd"/>
      <w:r>
        <w:rPr>
          <w:rFonts w:ascii="Times New Roman" w:eastAsia="Times New Roman" w:hAnsi="Times New Roman" w:cs="Times New Roman"/>
          <w:color w:val="000000"/>
          <w:sz w:val="28"/>
          <w:szCs w:val="28"/>
        </w:rPr>
        <w:t xml:space="preserve"> LE, </w:t>
      </w:r>
      <w:proofErr w:type="spellStart"/>
      <w:r>
        <w:rPr>
          <w:rFonts w:ascii="Times New Roman" w:eastAsia="Times New Roman" w:hAnsi="Times New Roman" w:cs="Times New Roman"/>
          <w:color w:val="000000"/>
          <w:sz w:val="28"/>
          <w:szCs w:val="28"/>
        </w:rPr>
        <w:t>Mojica</w:t>
      </w:r>
      <w:proofErr w:type="spellEnd"/>
      <w:r>
        <w:rPr>
          <w:rFonts w:ascii="Times New Roman" w:eastAsia="Times New Roman" w:hAnsi="Times New Roman" w:cs="Times New Roman"/>
          <w:color w:val="000000"/>
          <w:sz w:val="28"/>
          <w:szCs w:val="28"/>
        </w:rPr>
        <w:t xml:space="preserve">-Manrique VL, González La </w:t>
      </w:r>
      <w:proofErr w:type="spellStart"/>
      <w:r>
        <w:rPr>
          <w:rFonts w:ascii="Times New Roman" w:eastAsia="Times New Roman" w:hAnsi="Times New Roman" w:cs="Times New Roman"/>
          <w:color w:val="000000"/>
          <w:sz w:val="28"/>
          <w:szCs w:val="28"/>
        </w:rPr>
        <w:t>Rotta</w:t>
      </w:r>
      <w:proofErr w:type="spellEnd"/>
      <w:r>
        <w:rPr>
          <w:rFonts w:ascii="Times New Roman" w:eastAsia="Times New Roman" w:hAnsi="Times New Roman" w:cs="Times New Roman"/>
          <w:color w:val="000000"/>
          <w:sz w:val="28"/>
          <w:szCs w:val="28"/>
        </w:rPr>
        <w:t xml:space="preserve"> M. Management of post-</w:t>
      </w:r>
      <w:proofErr w:type="spellStart"/>
      <w:r>
        <w:rPr>
          <w:rFonts w:ascii="Times New Roman" w:eastAsia="Times New Roman" w:hAnsi="Times New Roman" w:cs="Times New Roman"/>
          <w:color w:val="000000"/>
          <w:sz w:val="28"/>
          <w:szCs w:val="28"/>
        </w:rPr>
        <w:t>cesarean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delivery</w:t>
      </w:r>
      <w:proofErr w:type="spellEnd"/>
      <w:r>
        <w:rPr>
          <w:rFonts w:ascii="Times New Roman" w:eastAsia="Times New Roman" w:hAnsi="Times New Roman" w:cs="Times New Roman"/>
          <w:color w:val="000000"/>
          <w:sz w:val="28"/>
          <w:szCs w:val="28"/>
        </w:rPr>
        <w:t xml:space="preserve"> </w:t>
      </w:r>
      <w:proofErr w:type="spellStart"/>
      <w:proofErr w:type="gramStart"/>
      <w:r>
        <w:rPr>
          <w:rFonts w:ascii="Times New Roman" w:eastAsia="Times New Roman" w:hAnsi="Times New Roman" w:cs="Times New Roman"/>
          <w:color w:val="000000"/>
          <w:sz w:val="28"/>
          <w:szCs w:val="28"/>
        </w:rPr>
        <w:t>analgesia</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Pharmacologic</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strategies</w:t>
      </w:r>
      <w:proofErr w:type="spellEnd"/>
      <w:r>
        <w:rPr>
          <w:rFonts w:ascii="Times New Roman" w:eastAsia="Times New Roman" w:hAnsi="Times New Roman" w:cs="Times New Roman"/>
          <w:color w:val="000000"/>
          <w:sz w:val="28"/>
          <w:szCs w:val="28"/>
        </w:rPr>
        <w:t xml:space="preserve">. Colomb J </w:t>
      </w:r>
      <w:proofErr w:type="spellStart"/>
      <w:r>
        <w:rPr>
          <w:rFonts w:ascii="Times New Roman" w:eastAsia="Times New Roman" w:hAnsi="Times New Roman" w:cs="Times New Roman"/>
          <w:color w:val="000000"/>
          <w:sz w:val="28"/>
          <w:szCs w:val="28"/>
        </w:rPr>
        <w:t>Anesthesiol</w:t>
      </w:r>
      <w:proofErr w:type="spellEnd"/>
      <w:r>
        <w:rPr>
          <w:rFonts w:ascii="Times New Roman" w:eastAsia="Times New Roman" w:hAnsi="Times New Roman" w:cs="Times New Roman"/>
          <w:color w:val="000000"/>
          <w:sz w:val="28"/>
          <w:szCs w:val="28"/>
        </w:rPr>
        <w:t xml:space="preserve">. </w:t>
      </w:r>
      <w:proofErr w:type="gramStart"/>
      <w:r>
        <w:rPr>
          <w:rFonts w:ascii="Times New Roman" w:eastAsia="Times New Roman" w:hAnsi="Times New Roman" w:cs="Times New Roman"/>
          <w:color w:val="000000"/>
          <w:sz w:val="28"/>
          <w:szCs w:val="28"/>
        </w:rPr>
        <w:t>2017;</w:t>
      </w:r>
      <w:proofErr w:type="gramEnd"/>
      <w:r>
        <w:rPr>
          <w:rFonts w:ascii="Times New Roman" w:eastAsia="Times New Roman" w:hAnsi="Times New Roman" w:cs="Times New Roman"/>
          <w:color w:val="000000"/>
          <w:sz w:val="28"/>
          <w:szCs w:val="28"/>
        </w:rPr>
        <w:t xml:space="preserve"> 45:327–34.</w:t>
      </w:r>
    </w:p>
    <w:p w:rsidR="00107430" w:rsidRDefault="00107430">
      <w:pPr>
        <w:spacing w:after="0" w:line="360" w:lineRule="auto"/>
        <w:jc w:val="both"/>
        <w:rPr>
          <w:rFonts w:ascii="Times New Roman" w:eastAsia="Times New Roman" w:hAnsi="Times New Roman" w:cs="Times New Roman"/>
          <w:sz w:val="28"/>
          <w:szCs w:val="28"/>
        </w:rPr>
      </w:pPr>
    </w:p>
    <w:p w:rsidR="00107430" w:rsidRDefault="00257716">
      <w:pPr>
        <w:numPr>
          <w:ilvl w:val="0"/>
          <w:numId w:val="3"/>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r w:rsidRPr="001D6767">
        <w:rPr>
          <w:rFonts w:ascii="Times New Roman" w:eastAsia="Times New Roman" w:hAnsi="Times New Roman" w:cs="Times New Roman"/>
          <w:color w:val="000000"/>
          <w:sz w:val="28"/>
          <w:szCs w:val="28"/>
          <w:lang w:val="en-US"/>
        </w:rPr>
        <w:t xml:space="preserve">Berger JS, Gonzalez A, Hopkins A, </w:t>
      </w:r>
      <w:proofErr w:type="spellStart"/>
      <w:r w:rsidRPr="001D6767">
        <w:rPr>
          <w:rFonts w:ascii="Times New Roman" w:eastAsia="Times New Roman" w:hAnsi="Times New Roman" w:cs="Times New Roman"/>
          <w:color w:val="000000"/>
          <w:sz w:val="28"/>
          <w:szCs w:val="28"/>
          <w:lang w:val="en-US"/>
        </w:rPr>
        <w:t>Alshaeri</w:t>
      </w:r>
      <w:proofErr w:type="spellEnd"/>
      <w:r w:rsidRPr="001D6767">
        <w:rPr>
          <w:rFonts w:ascii="Times New Roman" w:eastAsia="Times New Roman" w:hAnsi="Times New Roman" w:cs="Times New Roman"/>
          <w:color w:val="000000"/>
          <w:sz w:val="28"/>
          <w:szCs w:val="28"/>
          <w:lang w:val="en-US"/>
        </w:rPr>
        <w:t xml:space="preserve"> T, Jeon D, Wang S, et </w:t>
      </w:r>
      <w:r w:rsidRPr="001D6767">
        <w:rPr>
          <w:rFonts w:ascii="Times New Roman" w:eastAsia="Times New Roman" w:hAnsi="Times New Roman" w:cs="Times New Roman"/>
          <w:color w:val="000000"/>
          <w:sz w:val="28"/>
          <w:szCs w:val="28"/>
          <w:lang w:val="en-US"/>
        </w:rPr>
        <w:t xml:space="preserve">al. Dose–response of </w:t>
      </w:r>
      <w:proofErr w:type="spellStart"/>
      <w:r w:rsidRPr="001D6767">
        <w:rPr>
          <w:rFonts w:ascii="Times New Roman" w:eastAsia="Times New Roman" w:hAnsi="Times New Roman" w:cs="Times New Roman"/>
          <w:color w:val="000000"/>
          <w:sz w:val="28"/>
          <w:szCs w:val="28"/>
          <w:lang w:val="en-US"/>
        </w:rPr>
        <w:t>intrathécale</w:t>
      </w:r>
      <w:proofErr w:type="spellEnd"/>
      <w:r w:rsidRPr="001D6767">
        <w:rPr>
          <w:rFonts w:ascii="Times New Roman" w:eastAsia="Times New Roman" w:hAnsi="Times New Roman" w:cs="Times New Roman"/>
          <w:color w:val="000000"/>
          <w:sz w:val="28"/>
          <w:szCs w:val="28"/>
          <w:lang w:val="en-US"/>
        </w:rPr>
        <w:t xml:space="preserve"> morphine when administered with intravenous ketorolac for post-cesarean analgesia: a two-center, prospective, randomized, blinded trial. </w:t>
      </w:r>
      <w:r>
        <w:rPr>
          <w:rFonts w:ascii="Times New Roman" w:eastAsia="Times New Roman" w:hAnsi="Times New Roman" w:cs="Times New Roman"/>
          <w:color w:val="000000"/>
          <w:sz w:val="28"/>
          <w:szCs w:val="28"/>
        </w:rPr>
        <w:t xml:space="preserve">Int J </w:t>
      </w:r>
      <w:proofErr w:type="spellStart"/>
      <w:r>
        <w:rPr>
          <w:rFonts w:ascii="Times New Roman" w:eastAsia="Times New Roman" w:hAnsi="Times New Roman" w:cs="Times New Roman"/>
          <w:color w:val="000000"/>
          <w:sz w:val="28"/>
          <w:szCs w:val="28"/>
        </w:rPr>
        <w:t>ObstetAnesth</w:t>
      </w:r>
      <w:proofErr w:type="spellEnd"/>
      <w:r>
        <w:rPr>
          <w:rFonts w:ascii="Times New Roman" w:eastAsia="Times New Roman" w:hAnsi="Times New Roman" w:cs="Times New Roman"/>
          <w:color w:val="000000"/>
          <w:sz w:val="28"/>
          <w:szCs w:val="28"/>
        </w:rPr>
        <w:t xml:space="preserve">. </w:t>
      </w:r>
      <w:proofErr w:type="gramStart"/>
      <w:r>
        <w:rPr>
          <w:rFonts w:ascii="Times New Roman" w:eastAsia="Times New Roman" w:hAnsi="Times New Roman" w:cs="Times New Roman"/>
          <w:color w:val="000000"/>
          <w:sz w:val="28"/>
          <w:szCs w:val="28"/>
        </w:rPr>
        <w:t>2016;</w:t>
      </w:r>
      <w:proofErr w:type="gramEnd"/>
      <w:r>
        <w:rPr>
          <w:rFonts w:ascii="Times New Roman" w:eastAsia="Times New Roman" w:hAnsi="Times New Roman" w:cs="Times New Roman"/>
          <w:color w:val="000000"/>
          <w:sz w:val="28"/>
          <w:szCs w:val="28"/>
        </w:rPr>
        <w:t xml:space="preserve"> 28:3–11. </w:t>
      </w:r>
    </w:p>
    <w:p w:rsidR="00107430" w:rsidRDefault="00107430">
      <w:pPr>
        <w:spacing w:after="0"/>
        <w:jc w:val="both"/>
        <w:rPr>
          <w:rFonts w:ascii="Times New Roman" w:eastAsia="Times New Roman" w:hAnsi="Times New Roman" w:cs="Times New Roman"/>
          <w:sz w:val="28"/>
          <w:szCs w:val="28"/>
        </w:rPr>
      </w:pPr>
    </w:p>
    <w:p w:rsidR="00107430" w:rsidRDefault="00257716">
      <w:pPr>
        <w:numPr>
          <w:ilvl w:val="0"/>
          <w:numId w:val="3"/>
        </w:num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r w:rsidRPr="001D6767">
        <w:rPr>
          <w:rFonts w:ascii="Times New Roman" w:eastAsia="Times New Roman" w:hAnsi="Times New Roman" w:cs="Times New Roman"/>
          <w:color w:val="000000"/>
          <w:sz w:val="28"/>
          <w:szCs w:val="28"/>
          <w:lang w:val="en-US"/>
        </w:rPr>
        <w:t xml:space="preserve"> Sultan P, Halpern SH, </w:t>
      </w:r>
      <w:proofErr w:type="spellStart"/>
      <w:r w:rsidRPr="001D6767">
        <w:rPr>
          <w:rFonts w:ascii="Times New Roman" w:eastAsia="Times New Roman" w:hAnsi="Times New Roman" w:cs="Times New Roman"/>
          <w:color w:val="000000"/>
          <w:sz w:val="28"/>
          <w:szCs w:val="28"/>
          <w:lang w:val="en-US"/>
        </w:rPr>
        <w:t>Pushpanathan</w:t>
      </w:r>
      <w:proofErr w:type="spellEnd"/>
      <w:r w:rsidRPr="001D6767">
        <w:rPr>
          <w:rFonts w:ascii="Times New Roman" w:eastAsia="Times New Roman" w:hAnsi="Times New Roman" w:cs="Times New Roman"/>
          <w:color w:val="000000"/>
          <w:sz w:val="28"/>
          <w:szCs w:val="28"/>
          <w:lang w:val="en-US"/>
        </w:rPr>
        <w:t xml:space="preserve"> E, Patel S, </w:t>
      </w:r>
      <w:r w:rsidRPr="001D6767">
        <w:rPr>
          <w:rFonts w:ascii="Times New Roman" w:eastAsia="Times New Roman" w:hAnsi="Times New Roman" w:cs="Times New Roman"/>
          <w:color w:val="000000"/>
          <w:sz w:val="28"/>
          <w:szCs w:val="28"/>
          <w:lang w:val="en-US"/>
        </w:rPr>
        <w:t xml:space="preserve">Carvalho B. The Effect of </w:t>
      </w:r>
      <w:proofErr w:type="spellStart"/>
      <w:r w:rsidRPr="001D6767">
        <w:rPr>
          <w:rFonts w:ascii="Times New Roman" w:eastAsia="Times New Roman" w:hAnsi="Times New Roman" w:cs="Times New Roman"/>
          <w:color w:val="000000"/>
          <w:sz w:val="28"/>
          <w:szCs w:val="28"/>
          <w:lang w:val="en-US"/>
        </w:rPr>
        <w:t>Intrathécale</w:t>
      </w:r>
      <w:proofErr w:type="spellEnd"/>
      <w:r w:rsidRPr="001D6767">
        <w:rPr>
          <w:rFonts w:ascii="Times New Roman" w:eastAsia="Times New Roman" w:hAnsi="Times New Roman" w:cs="Times New Roman"/>
          <w:color w:val="000000"/>
          <w:sz w:val="28"/>
          <w:szCs w:val="28"/>
          <w:lang w:val="en-US"/>
        </w:rPr>
        <w:t xml:space="preserve"> Morphine Dose on Outcomes After Elective Cesarean Delivery: A Meta-Analysis. </w:t>
      </w:r>
      <w:proofErr w:type="spellStart"/>
      <w:r>
        <w:rPr>
          <w:rFonts w:ascii="Times New Roman" w:eastAsia="Times New Roman" w:hAnsi="Times New Roman" w:cs="Times New Roman"/>
          <w:color w:val="000000"/>
          <w:sz w:val="28"/>
          <w:szCs w:val="28"/>
        </w:rPr>
        <w:t>AnesthAnalg</w:t>
      </w:r>
      <w:proofErr w:type="spellEnd"/>
      <w:r>
        <w:rPr>
          <w:rFonts w:ascii="Times New Roman" w:eastAsia="Times New Roman" w:hAnsi="Times New Roman" w:cs="Times New Roman"/>
          <w:color w:val="000000"/>
          <w:sz w:val="28"/>
          <w:szCs w:val="28"/>
        </w:rPr>
        <w:t xml:space="preserve">. </w:t>
      </w:r>
      <w:proofErr w:type="gramStart"/>
      <w:r>
        <w:rPr>
          <w:rFonts w:ascii="Times New Roman" w:eastAsia="Times New Roman" w:hAnsi="Times New Roman" w:cs="Times New Roman"/>
          <w:color w:val="000000"/>
          <w:sz w:val="28"/>
          <w:szCs w:val="28"/>
        </w:rPr>
        <w:t>2016;</w:t>
      </w:r>
      <w:proofErr w:type="gramEnd"/>
      <w:r>
        <w:rPr>
          <w:rFonts w:ascii="Times New Roman" w:eastAsia="Times New Roman" w:hAnsi="Times New Roman" w:cs="Times New Roman"/>
          <w:color w:val="000000"/>
          <w:sz w:val="28"/>
          <w:szCs w:val="28"/>
        </w:rPr>
        <w:t xml:space="preserve"> 123:154–64</w:t>
      </w:r>
    </w:p>
    <w:p w:rsidR="00107430" w:rsidRDefault="00107430">
      <w:pPr>
        <w:pBdr>
          <w:top w:val="nil"/>
          <w:left w:val="nil"/>
          <w:bottom w:val="nil"/>
          <w:right w:val="nil"/>
          <w:between w:val="nil"/>
        </w:pBdr>
        <w:spacing w:after="0" w:line="259" w:lineRule="auto"/>
        <w:ind w:left="720" w:hanging="720"/>
        <w:jc w:val="both"/>
        <w:rPr>
          <w:rFonts w:ascii="Times New Roman" w:eastAsia="Times New Roman" w:hAnsi="Times New Roman" w:cs="Times New Roman"/>
          <w:color w:val="000000"/>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pBdr>
          <w:top w:val="nil"/>
          <w:left w:val="nil"/>
          <w:bottom w:val="nil"/>
          <w:right w:val="nil"/>
          <w:between w:val="nil"/>
        </w:pBdr>
        <w:spacing w:after="0" w:line="360" w:lineRule="auto"/>
        <w:ind w:left="720" w:hanging="720"/>
        <w:jc w:val="both"/>
        <w:rPr>
          <w:rFonts w:ascii="Times New Roman" w:eastAsia="Times New Roman" w:hAnsi="Times New Roman" w:cs="Times New Roman"/>
          <w:color w:val="000000"/>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257716">
      <w:pPr>
        <w:spacing w:after="0"/>
        <w:jc w:val="both"/>
        <w:rPr>
          <w:rFonts w:ascii="Times New Roman" w:eastAsia="Times New Roman" w:hAnsi="Times New Roman" w:cs="Times New Roman"/>
          <w:b/>
          <w:sz w:val="28"/>
          <w:szCs w:val="28"/>
        </w:rPr>
      </w:pPr>
      <w:r>
        <w:pict>
          <v:roundrect id="_x0000_s1045" style="position:absolute;left:0;text-align:left;margin-left:.85pt;margin-top:15.65pt;width:437.4pt;height:217.25pt;z-index:251662336;mso-position-horizontal:absolute;mso-position-horizontal-relative:margin;mso-position-vertical:absolute;mso-position-vertical-relative:text" arcsize="10923f" fillcolor="#ffc000 [3207]" strokecolor="#f2f2f2 [3041]" strokeweight="3pt">
            <v:shadow on="t" type="perspective" color="#7f5f00 [1607]" opacity=".5" offset="1pt" offset2="-1pt"/>
            <v:textbox>
              <w:txbxContent>
                <w:p w:rsidR="00B16CE8" w:rsidRDefault="00257716" w:rsidP="00D22BE6">
                  <w:pPr>
                    <w:jc w:val="center"/>
                    <w:rPr>
                      <w:rFonts w:ascii="Times New Roman" w:hAnsi="Times New Roman" w:cs="Times New Roman"/>
                      <w:sz w:val="96"/>
                      <w:szCs w:val="96"/>
                    </w:rPr>
                  </w:pPr>
                </w:p>
                <w:p w:rsidR="00B16CE8" w:rsidRPr="00FB4329" w:rsidRDefault="00257716" w:rsidP="00D22BE6">
                  <w:pPr>
                    <w:jc w:val="center"/>
                    <w:rPr>
                      <w:rFonts w:ascii="Times New Roman" w:hAnsi="Times New Roman" w:cs="Times New Roman"/>
                      <w:sz w:val="96"/>
                      <w:szCs w:val="96"/>
                    </w:rPr>
                  </w:pPr>
                  <w:r>
                    <w:rPr>
                      <w:rFonts w:ascii="Times New Roman" w:hAnsi="Times New Roman" w:cs="Times New Roman"/>
                      <w:sz w:val="96"/>
                      <w:szCs w:val="96"/>
                    </w:rPr>
                    <w:t>ANNEXES</w:t>
                  </w:r>
                </w:p>
              </w:txbxContent>
            </v:textbox>
            <w10:wrap anchorx="margin"/>
          </v:roundrect>
        </w:pict>
      </w: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ANNEXES : </w:t>
      </w:r>
    </w:p>
    <w:p w:rsidR="00107430" w:rsidRDefault="00257716">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Annexe 1 : les deux facettes de la réglette de l’EVA</w:t>
      </w:r>
    </w:p>
    <w:p w:rsidR="00107430" w:rsidRDefault="00257716">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extent cx="4682490" cy="3689350"/>
            <wp:effectExtent l="0" t="0" r="0" b="0"/>
            <wp:docPr id="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4682490" cy="3689350"/>
                    </a:xfrm>
                    <a:prstGeom prst="rect">
                      <a:avLst/>
                    </a:prstGeom>
                    <a:ln/>
                  </pic:spPr>
                </pic:pic>
              </a:graphicData>
            </a:graphic>
          </wp:inline>
        </w:drawing>
      </w: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107430" w:rsidRDefault="00257716">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Annexe 2 : FICHE DE COLLECTE</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i/>
          <w:color w:val="000000"/>
          <w:sz w:val="26"/>
          <w:szCs w:val="26"/>
        </w:rPr>
        <w:t xml:space="preserve">Toute information : DESAR DIAWARA : 77 60 73 </w:t>
      </w:r>
      <w:proofErr w:type="gramStart"/>
      <w:r>
        <w:rPr>
          <w:rFonts w:ascii="Times New Roman" w:eastAsia="Times New Roman" w:hAnsi="Times New Roman" w:cs="Times New Roman"/>
          <w:i/>
          <w:color w:val="000000"/>
          <w:sz w:val="26"/>
          <w:szCs w:val="26"/>
        </w:rPr>
        <w:t>82  ou</w:t>
      </w:r>
      <w:proofErr w:type="gramEnd"/>
      <w:r>
        <w:rPr>
          <w:rFonts w:ascii="Times New Roman" w:eastAsia="Times New Roman" w:hAnsi="Times New Roman" w:cs="Times New Roman"/>
          <w:i/>
          <w:color w:val="000000"/>
          <w:sz w:val="26"/>
          <w:szCs w:val="26"/>
        </w:rPr>
        <w:t xml:space="preserve"> assidiawara86@gmail.com </w:t>
      </w:r>
    </w:p>
    <w:p w:rsidR="00107430" w:rsidRDefault="0025771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N° Fiche</w:t>
      </w:r>
      <w:proofErr w:type="gramStart"/>
      <w:r>
        <w:rPr>
          <w:rFonts w:ascii="Times New Roman" w:eastAsia="Times New Roman" w:hAnsi="Times New Roman" w:cs="Times New Roman"/>
          <w:sz w:val="28"/>
          <w:szCs w:val="28"/>
        </w:rPr>
        <w:t> :...</w:t>
      </w:r>
      <w:proofErr w:type="gramEnd"/>
      <w:r>
        <w:rPr>
          <w:rFonts w:ascii="Times New Roman" w:eastAsia="Times New Roman" w:hAnsi="Times New Roman" w:cs="Times New Roman"/>
          <w:sz w:val="28"/>
          <w:szCs w:val="28"/>
        </w:rPr>
        <w:t>……                                           Date</w:t>
      </w:r>
      <w:proofErr w:type="gramStart"/>
      <w:r>
        <w:rPr>
          <w:rFonts w:ascii="Times New Roman" w:eastAsia="Times New Roman" w:hAnsi="Times New Roman" w:cs="Times New Roman"/>
          <w:sz w:val="28"/>
          <w:szCs w:val="28"/>
        </w:rPr>
        <w:t> :…</w:t>
      </w:r>
      <w:proofErr w:type="gramEnd"/>
      <w:r>
        <w:rPr>
          <w:rFonts w:ascii="Times New Roman" w:eastAsia="Times New Roman" w:hAnsi="Times New Roman" w:cs="Times New Roman"/>
          <w:sz w:val="28"/>
          <w:szCs w:val="28"/>
        </w:rPr>
        <w:t>…/……/2019</w:t>
      </w:r>
    </w:p>
    <w:p w:rsidR="00107430" w:rsidRDefault="00257716">
      <w:pPr>
        <w:numPr>
          <w:ilvl w:val="0"/>
          <w:numId w:val="6"/>
        </w:num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Données sociodémographiques</w:t>
      </w:r>
    </w:p>
    <w:p w:rsidR="00107430" w:rsidRDefault="0025771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Nom : ………</w:t>
      </w:r>
      <w:proofErr w:type="gramStart"/>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Prénom (s)</w:t>
      </w:r>
      <w:proofErr w:type="gramStart"/>
      <w:r>
        <w:rPr>
          <w:rFonts w:ascii="Times New Roman" w:eastAsia="Times New Roman" w:hAnsi="Times New Roman" w:cs="Times New Roman"/>
          <w:sz w:val="28"/>
          <w:szCs w:val="28"/>
        </w:rPr>
        <w:t> :…</w:t>
      </w:r>
      <w:proofErr w:type="gramEnd"/>
      <w:r>
        <w:rPr>
          <w:rFonts w:ascii="Times New Roman" w:eastAsia="Times New Roman" w:hAnsi="Times New Roman" w:cs="Times New Roman"/>
          <w:sz w:val="28"/>
          <w:szCs w:val="28"/>
        </w:rPr>
        <w:t>………………………...</w:t>
      </w:r>
      <w:r>
        <w:rPr>
          <w:rFonts w:ascii="Times New Roman" w:eastAsia="Times New Roman" w:hAnsi="Times New Roman" w:cs="Times New Roman"/>
          <w:sz w:val="26"/>
          <w:szCs w:val="26"/>
        </w:rPr>
        <w:t xml:space="preserve"> les initiaux : </w:t>
      </w:r>
      <w:r>
        <w:rPr>
          <w:rFonts w:ascii="Times New Roman" w:eastAsia="Times New Roman" w:hAnsi="Times New Roman" w:cs="Times New Roman"/>
          <w:sz w:val="28"/>
          <w:szCs w:val="28"/>
        </w:rPr>
        <w:t xml:space="preserve">    Age :……….                    </w:t>
      </w:r>
      <w:r>
        <w:rPr>
          <w:rFonts w:ascii="Times New Roman" w:eastAsia="Times New Roman" w:hAnsi="Times New Roman" w:cs="Times New Roman"/>
          <w:sz w:val="26"/>
          <w:szCs w:val="26"/>
        </w:rPr>
        <w:t>Tel :</w:t>
      </w:r>
    </w:p>
    <w:p w:rsidR="00107430" w:rsidRDefault="0025771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Profession : Femme au foyer /_ /    Elève/ Etudiante /_ /    Fonctionnaire /_ /</w:t>
      </w:r>
    </w:p>
    <w:p w:rsidR="00107430" w:rsidRDefault="00257716">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8"/>
          <w:szCs w:val="28"/>
        </w:rPr>
        <w:t xml:space="preserve">Commerçante / _ /   </w:t>
      </w:r>
      <w:r>
        <w:rPr>
          <w:rFonts w:ascii="Times New Roman" w:eastAsia="Times New Roman" w:hAnsi="Times New Roman" w:cs="Times New Roman"/>
          <w:sz w:val="26"/>
          <w:szCs w:val="26"/>
        </w:rPr>
        <w:t xml:space="preserve">Niveau d’études </w:t>
      </w:r>
      <w:r>
        <w:rPr>
          <w:rFonts w:ascii="Times New Roman" w:eastAsia="Times New Roman" w:hAnsi="Times New Roman" w:cs="Times New Roman"/>
          <w:sz w:val="28"/>
          <w:szCs w:val="28"/>
        </w:rPr>
        <w:t>/ _ / Autres (à préciser</w:t>
      </w:r>
      <w:proofErr w:type="gramStart"/>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p>
    <w:p w:rsidR="00107430" w:rsidRDefault="00257716">
      <w:pPr>
        <w:rPr>
          <w:rFonts w:ascii="Times New Roman" w:eastAsia="Times New Roman" w:hAnsi="Times New Roman" w:cs="Times New Roman"/>
          <w:sz w:val="28"/>
          <w:szCs w:val="28"/>
        </w:rPr>
      </w:pPr>
      <w:r>
        <w:rPr>
          <w:rFonts w:ascii="Times New Roman" w:eastAsia="Times New Roman" w:hAnsi="Times New Roman" w:cs="Times New Roman"/>
          <w:sz w:val="28"/>
          <w:szCs w:val="28"/>
        </w:rPr>
        <w:t>Situation matrimoniale : Marié(e) /_ / Célibataire /_ / Divorcé(e) /_ / Veuve / _ /</w:t>
      </w:r>
    </w:p>
    <w:p w:rsidR="00107430" w:rsidRDefault="00257716">
      <w:pPr>
        <w:numPr>
          <w:ilvl w:val="0"/>
          <w:numId w:val="6"/>
        </w:num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Antécédents </w:t>
      </w:r>
    </w:p>
    <w:p w:rsidR="00107430" w:rsidRDefault="0025771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Obstétricaux : </w:t>
      </w:r>
      <w:proofErr w:type="spellStart"/>
      <w:r>
        <w:rPr>
          <w:rFonts w:ascii="Times New Roman" w:eastAsia="Times New Roman" w:hAnsi="Times New Roman" w:cs="Times New Roman"/>
          <w:sz w:val="28"/>
          <w:szCs w:val="28"/>
        </w:rPr>
        <w:t>Gestité</w:t>
      </w:r>
      <w:proofErr w:type="spellEnd"/>
      <w:proofErr w:type="gramStart"/>
      <w:r>
        <w:rPr>
          <w:rFonts w:ascii="Times New Roman" w:eastAsia="Times New Roman" w:hAnsi="Times New Roman" w:cs="Times New Roman"/>
          <w:sz w:val="28"/>
          <w:szCs w:val="28"/>
        </w:rPr>
        <w:t> :…</w:t>
      </w:r>
      <w:proofErr w:type="gramEnd"/>
      <w:r>
        <w:rPr>
          <w:rFonts w:ascii="Times New Roman" w:eastAsia="Times New Roman" w:hAnsi="Times New Roman" w:cs="Times New Roman"/>
          <w:sz w:val="28"/>
          <w:szCs w:val="28"/>
        </w:rPr>
        <w:t>…     Parité</w:t>
      </w:r>
      <w:proofErr w:type="gramStart"/>
      <w:r>
        <w:rPr>
          <w:rFonts w:ascii="Times New Roman" w:eastAsia="Times New Roman" w:hAnsi="Times New Roman" w:cs="Times New Roman"/>
          <w:sz w:val="28"/>
          <w:szCs w:val="28"/>
        </w:rPr>
        <w:t> :…</w:t>
      </w:r>
      <w:proofErr w:type="gramEnd"/>
      <w:r>
        <w:rPr>
          <w:rFonts w:ascii="Times New Roman" w:eastAsia="Times New Roman" w:hAnsi="Times New Roman" w:cs="Times New Roman"/>
          <w:sz w:val="28"/>
          <w:szCs w:val="28"/>
        </w:rPr>
        <w:t>…..     Enfants vivants</w:t>
      </w:r>
      <w:proofErr w:type="gramStart"/>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 xml:space="preserve">……          </w:t>
      </w:r>
    </w:p>
    <w:p w:rsidR="00107430" w:rsidRDefault="0025771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Médicaux : ……………………………………………………………………….</w:t>
      </w:r>
    </w:p>
    <w:p w:rsidR="00107430" w:rsidRDefault="0025771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Anesth</w:t>
      </w:r>
      <w:r>
        <w:rPr>
          <w:rFonts w:ascii="Times New Roman" w:eastAsia="Times New Roman" w:hAnsi="Times New Roman" w:cs="Times New Roman"/>
          <w:sz w:val="28"/>
          <w:szCs w:val="28"/>
        </w:rPr>
        <w:t>ésiques</w:t>
      </w:r>
      <w:proofErr w:type="gramStart"/>
      <w:r>
        <w:rPr>
          <w:rFonts w:ascii="Times New Roman" w:eastAsia="Times New Roman" w:hAnsi="Times New Roman" w:cs="Times New Roman"/>
          <w:sz w:val="28"/>
          <w:szCs w:val="28"/>
        </w:rPr>
        <w:t> :…</w:t>
      </w:r>
      <w:proofErr w:type="gramEnd"/>
      <w:r>
        <w:rPr>
          <w:rFonts w:ascii="Times New Roman" w:eastAsia="Times New Roman" w:hAnsi="Times New Roman" w:cs="Times New Roman"/>
          <w:sz w:val="28"/>
          <w:szCs w:val="28"/>
        </w:rPr>
        <w:t>………………………………………………………………...</w:t>
      </w:r>
    </w:p>
    <w:p w:rsidR="00107430" w:rsidRDefault="0025771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Chirurgicaux</w:t>
      </w:r>
      <w:proofErr w:type="gramStart"/>
      <w:r>
        <w:rPr>
          <w:rFonts w:ascii="Times New Roman" w:eastAsia="Times New Roman" w:hAnsi="Times New Roman" w:cs="Times New Roman"/>
          <w:sz w:val="28"/>
          <w:szCs w:val="28"/>
        </w:rPr>
        <w:t> :…</w:t>
      </w:r>
      <w:proofErr w:type="gramEnd"/>
      <w:r>
        <w:rPr>
          <w:rFonts w:ascii="Times New Roman" w:eastAsia="Times New Roman" w:hAnsi="Times New Roman" w:cs="Times New Roman"/>
          <w:sz w:val="28"/>
          <w:szCs w:val="28"/>
        </w:rPr>
        <w:t>………………………………………………………………….</w:t>
      </w:r>
    </w:p>
    <w:p w:rsidR="00107430" w:rsidRDefault="0025771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Allergie</w:t>
      </w:r>
      <w:proofErr w:type="gramStart"/>
      <w:r>
        <w:rPr>
          <w:rFonts w:ascii="Times New Roman" w:eastAsia="Times New Roman" w:hAnsi="Times New Roman" w:cs="Times New Roman"/>
          <w:sz w:val="28"/>
          <w:szCs w:val="28"/>
        </w:rPr>
        <w:t> :…</w:t>
      </w:r>
      <w:proofErr w:type="gramEnd"/>
      <w:r>
        <w:rPr>
          <w:rFonts w:ascii="Times New Roman" w:eastAsia="Times New Roman" w:hAnsi="Times New Roman" w:cs="Times New Roman"/>
          <w:sz w:val="28"/>
          <w:szCs w:val="28"/>
        </w:rPr>
        <w:t>…………………………………………………………………. Transfusion</w:t>
      </w:r>
      <w:proofErr w:type="gramStart"/>
      <w:r>
        <w:rPr>
          <w:rFonts w:ascii="Times New Roman" w:eastAsia="Times New Roman" w:hAnsi="Times New Roman" w:cs="Times New Roman"/>
          <w:sz w:val="28"/>
          <w:szCs w:val="28"/>
        </w:rPr>
        <w:t> :…</w:t>
      </w:r>
      <w:proofErr w:type="gramEnd"/>
      <w:r>
        <w:rPr>
          <w:rFonts w:ascii="Times New Roman" w:eastAsia="Times New Roman" w:hAnsi="Times New Roman" w:cs="Times New Roman"/>
          <w:sz w:val="28"/>
          <w:szCs w:val="28"/>
        </w:rPr>
        <w:t>………………………………………………………………….</w:t>
      </w:r>
    </w:p>
    <w:p w:rsidR="00107430" w:rsidRDefault="0025771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6"/>
          <w:szCs w:val="26"/>
        </w:rPr>
        <w:t xml:space="preserve">Tabac : </w:t>
      </w:r>
      <w:r>
        <w:rPr>
          <w:rFonts w:ascii="Times New Roman" w:eastAsia="Times New Roman" w:hAnsi="Times New Roman" w:cs="Times New Roman"/>
          <w:sz w:val="28"/>
          <w:szCs w:val="28"/>
        </w:rPr>
        <w:t xml:space="preserve">/_ /   </w:t>
      </w:r>
      <w:proofErr w:type="gramStart"/>
      <w:r>
        <w:rPr>
          <w:rFonts w:ascii="Times New Roman" w:eastAsia="Times New Roman" w:hAnsi="Times New Roman" w:cs="Times New Roman"/>
          <w:sz w:val="26"/>
          <w:szCs w:val="26"/>
        </w:rPr>
        <w:t xml:space="preserve">PA  </w:t>
      </w:r>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_ /   </w:t>
      </w:r>
      <w:r>
        <w:rPr>
          <w:rFonts w:ascii="Times New Roman" w:eastAsia="Times New Roman" w:hAnsi="Times New Roman" w:cs="Times New Roman"/>
          <w:sz w:val="26"/>
          <w:szCs w:val="26"/>
        </w:rPr>
        <w:t xml:space="preserve">                           Alcool : </w:t>
      </w:r>
      <w:r>
        <w:rPr>
          <w:rFonts w:ascii="Times New Roman" w:eastAsia="Times New Roman" w:hAnsi="Times New Roman" w:cs="Times New Roman"/>
          <w:sz w:val="28"/>
          <w:szCs w:val="28"/>
        </w:rPr>
        <w:t xml:space="preserve">/_ /   </w:t>
      </w:r>
    </w:p>
    <w:p w:rsidR="00107430" w:rsidRDefault="00257716">
      <w:pPr>
        <w:numPr>
          <w:ilvl w:val="0"/>
          <w:numId w:val="6"/>
        </w:num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Examen clinique préopératoire</w:t>
      </w:r>
    </w:p>
    <w:p w:rsidR="00107430" w:rsidRDefault="0025771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Etat général : ………  Conscience : ………  GCS : …… Conjonctives</w:t>
      </w:r>
      <w:proofErr w:type="gramStart"/>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w:t>
      </w:r>
    </w:p>
    <w:p w:rsidR="00107430" w:rsidRDefault="0025771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Etat d’hydratation : Bon /_ /   Surcharge /_ /    Déshydratation /_ / </w:t>
      </w:r>
    </w:p>
    <w:p w:rsidR="00107430" w:rsidRDefault="0025771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Constantes : PAS/PAD (</w:t>
      </w:r>
      <w:proofErr w:type="spellStart"/>
      <w:r>
        <w:rPr>
          <w:rFonts w:ascii="Times New Roman" w:eastAsia="Times New Roman" w:hAnsi="Times New Roman" w:cs="Times New Roman"/>
          <w:sz w:val="28"/>
          <w:szCs w:val="28"/>
        </w:rPr>
        <w:t>mmHg</w:t>
      </w:r>
      <w:proofErr w:type="spellEnd"/>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 :…</w:t>
      </w:r>
      <w:proofErr w:type="gramEnd"/>
      <w:r>
        <w:rPr>
          <w:rFonts w:ascii="Times New Roman" w:eastAsia="Times New Roman" w:hAnsi="Times New Roman" w:cs="Times New Roman"/>
          <w:sz w:val="28"/>
          <w:szCs w:val="28"/>
        </w:rPr>
        <w:t>………… Pouls :…………  FC</w:t>
      </w:r>
      <w:proofErr w:type="gramStart"/>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w:t>
      </w:r>
    </w:p>
    <w:p w:rsidR="00107430" w:rsidRDefault="0025771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FR</w:t>
      </w:r>
      <w:proofErr w:type="gramStart"/>
      <w:r>
        <w:rPr>
          <w:rFonts w:ascii="Times New Roman" w:eastAsia="Times New Roman" w:hAnsi="Times New Roman" w:cs="Times New Roman"/>
          <w:sz w:val="28"/>
          <w:szCs w:val="28"/>
        </w:rPr>
        <w:t> :…</w:t>
      </w:r>
      <w:proofErr w:type="gramEnd"/>
      <w:r>
        <w:rPr>
          <w:rFonts w:ascii="Times New Roman" w:eastAsia="Times New Roman" w:hAnsi="Times New Roman" w:cs="Times New Roman"/>
          <w:sz w:val="28"/>
          <w:szCs w:val="28"/>
        </w:rPr>
        <w:t>…… Pds :………..   Taille</w:t>
      </w:r>
      <w:proofErr w:type="gramStart"/>
      <w:r>
        <w:rPr>
          <w:rFonts w:ascii="Times New Roman" w:eastAsia="Times New Roman" w:hAnsi="Times New Roman" w:cs="Times New Roman"/>
          <w:sz w:val="28"/>
          <w:szCs w:val="28"/>
        </w:rPr>
        <w:t> :..</w:t>
      </w:r>
      <w:proofErr w:type="gramEnd"/>
      <w:r>
        <w:rPr>
          <w:rFonts w:ascii="Times New Roman" w:eastAsia="Times New Roman" w:hAnsi="Times New Roman" w:cs="Times New Roman"/>
          <w:sz w:val="28"/>
          <w:szCs w:val="28"/>
        </w:rPr>
        <w:t>……</w:t>
      </w:r>
      <w:r>
        <w:rPr>
          <w:rFonts w:ascii="Times New Roman" w:eastAsia="Times New Roman" w:hAnsi="Times New Roman" w:cs="Times New Roman"/>
          <w:sz w:val="28"/>
          <w:szCs w:val="28"/>
        </w:rPr>
        <w:t>..    IMC</w:t>
      </w:r>
      <w:proofErr w:type="gramStart"/>
      <w:r>
        <w:rPr>
          <w:rFonts w:ascii="Times New Roman" w:eastAsia="Times New Roman" w:hAnsi="Times New Roman" w:cs="Times New Roman"/>
          <w:sz w:val="28"/>
          <w:szCs w:val="28"/>
        </w:rPr>
        <w:t> :…</w:t>
      </w:r>
      <w:proofErr w:type="gramEnd"/>
      <w:r>
        <w:rPr>
          <w:rFonts w:ascii="Times New Roman" w:eastAsia="Times New Roman" w:hAnsi="Times New Roman" w:cs="Times New Roman"/>
          <w:sz w:val="28"/>
          <w:szCs w:val="28"/>
        </w:rPr>
        <w:t>……..Spo2%AA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Pathologie douloureuse chronique : </w:t>
      </w:r>
      <w:r>
        <w:rPr>
          <w:rFonts w:ascii="Times New Roman" w:eastAsia="Times New Roman" w:hAnsi="Times New Roman" w:cs="Times New Roman"/>
          <w:color w:val="000000"/>
          <w:sz w:val="28"/>
          <w:szCs w:val="28"/>
        </w:rPr>
        <w:t xml:space="preserve">/_ /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Sous Antalgique :   </w:t>
      </w:r>
      <w:r>
        <w:rPr>
          <w:rFonts w:ascii="Times New Roman" w:eastAsia="Times New Roman" w:hAnsi="Times New Roman" w:cs="Times New Roman"/>
          <w:color w:val="000000"/>
          <w:sz w:val="28"/>
          <w:szCs w:val="28"/>
        </w:rPr>
        <w:t xml:space="preserve">/_ /   </w:t>
      </w:r>
      <w:r>
        <w:rPr>
          <w:rFonts w:ascii="Times New Roman" w:eastAsia="Times New Roman" w:hAnsi="Times New Roman" w:cs="Times New Roman"/>
          <w:color w:val="000000"/>
          <w:sz w:val="26"/>
          <w:szCs w:val="26"/>
        </w:rPr>
        <w:t xml:space="preserve">                               Palier : </w:t>
      </w:r>
      <w:r>
        <w:rPr>
          <w:rFonts w:ascii="Times New Roman" w:eastAsia="Times New Roman" w:hAnsi="Times New Roman" w:cs="Times New Roman"/>
          <w:color w:val="000000"/>
          <w:sz w:val="28"/>
          <w:szCs w:val="28"/>
        </w:rPr>
        <w:t xml:space="preserve">/_ /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HTA :  </w:t>
      </w:r>
      <w:r>
        <w:rPr>
          <w:rFonts w:ascii="Times New Roman" w:eastAsia="Times New Roman" w:hAnsi="Times New Roman" w:cs="Times New Roman"/>
          <w:color w:val="000000"/>
          <w:sz w:val="28"/>
          <w:szCs w:val="28"/>
        </w:rPr>
        <w:t xml:space="preserve">/_ /   </w:t>
      </w:r>
      <w:r>
        <w:rPr>
          <w:rFonts w:ascii="Times New Roman" w:eastAsia="Times New Roman" w:hAnsi="Times New Roman" w:cs="Times New Roman"/>
          <w:color w:val="000000"/>
          <w:sz w:val="26"/>
          <w:szCs w:val="26"/>
        </w:rPr>
        <w:t xml:space="preserve">            Diabète :  </w:t>
      </w:r>
      <w:r>
        <w:rPr>
          <w:rFonts w:ascii="Times New Roman" w:eastAsia="Times New Roman" w:hAnsi="Times New Roman" w:cs="Times New Roman"/>
          <w:color w:val="000000"/>
          <w:sz w:val="28"/>
          <w:szCs w:val="28"/>
        </w:rPr>
        <w:t xml:space="preserve">/_ /   </w:t>
      </w:r>
      <w:r>
        <w:rPr>
          <w:rFonts w:ascii="Times New Roman" w:eastAsia="Times New Roman" w:hAnsi="Times New Roman" w:cs="Times New Roman"/>
          <w:color w:val="000000"/>
          <w:sz w:val="26"/>
          <w:szCs w:val="26"/>
        </w:rPr>
        <w:t xml:space="preserve">                Asthme :  </w:t>
      </w:r>
      <w:r>
        <w:rPr>
          <w:rFonts w:ascii="Times New Roman" w:eastAsia="Times New Roman" w:hAnsi="Times New Roman" w:cs="Times New Roman"/>
          <w:color w:val="000000"/>
          <w:sz w:val="28"/>
          <w:szCs w:val="28"/>
        </w:rPr>
        <w:t xml:space="preserve">/_ /   </w:t>
      </w:r>
      <w:r>
        <w:rPr>
          <w:rFonts w:ascii="Times New Roman" w:eastAsia="Times New Roman" w:hAnsi="Times New Roman" w:cs="Times New Roman"/>
          <w:color w:val="000000"/>
          <w:sz w:val="26"/>
          <w:szCs w:val="26"/>
        </w:rPr>
        <w:t xml:space="preserve">       TVP/EP : </w:t>
      </w:r>
      <w:r>
        <w:rPr>
          <w:rFonts w:ascii="Times New Roman" w:eastAsia="Times New Roman" w:hAnsi="Times New Roman" w:cs="Times New Roman"/>
          <w:color w:val="000000"/>
          <w:sz w:val="28"/>
          <w:szCs w:val="28"/>
        </w:rPr>
        <w:t xml:space="preserve">/_ /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Insuffisance rénale :    </w:t>
      </w:r>
      <w:r>
        <w:rPr>
          <w:rFonts w:ascii="Times New Roman" w:eastAsia="Times New Roman" w:hAnsi="Times New Roman" w:cs="Times New Roman"/>
          <w:color w:val="000000"/>
          <w:sz w:val="28"/>
          <w:szCs w:val="28"/>
        </w:rPr>
        <w:t xml:space="preserve">/_ /   </w:t>
      </w:r>
      <w:r>
        <w:rPr>
          <w:rFonts w:ascii="Times New Roman" w:eastAsia="Times New Roman" w:hAnsi="Times New Roman" w:cs="Times New Roman"/>
          <w:color w:val="000000"/>
          <w:sz w:val="26"/>
          <w:szCs w:val="26"/>
        </w:rPr>
        <w:t xml:space="preserve">                             Anémie </w:t>
      </w:r>
      <w:r>
        <w:rPr>
          <w:rFonts w:ascii="Times New Roman" w:eastAsia="Times New Roman" w:hAnsi="Times New Roman" w:cs="Times New Roman"/>
          <w:color w:val="000000"/>
          <w:sz w:val="28"/>
          <w:szCs w:val="28"/>
        </w:rPr>
        <w:t xml:space="preserve">/_ /   </w:t>
      </w:r>
    </w:p>
    <w:p w:rsidR="00107430" w:rsidRDefault="0025771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Respiratoire</w:t>
      </w:r>
      <w:proofErr w:type="gramStart"/>
      <w:r>
        <w:rPr>
          <w:rFonts w:ascii="Times New Roman" w:eastAsia="Times New Roman" w:hAnsi="Times New Roman" w:cs="Times New Roman"/>
          <w:sz w:val="28"/>
          <w:szCs w:val="28"/>
        </w:rPr>
        <w:t> :…</w:t>
      </w:r>
      <w:proofErr w:type="gramEnd"/>
      <w:r>
        <w:rPr>
          <w:rFonts w:ascii="Times New Roman" w:eastAsia="Times New Roman" w:hAnsi="Times New Roman" w:cs="Times New Roman"/>
          <w:sz w:val="28"/>
          <w:szCs w:val="28"/>
        </w:rPr>
        <w:t>…………………………………………………………………...</w:t>
      </w:r>
    </w:p>
    <w:p w:rsidR="00107430" w:rsidRDefault="0025771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Neurologique</w:t>
      </w:r>
      <w:proofErr w:type="gramStart"/>
      <w:r>
        <w:rPr>
          <w:rFonts w:ascii="Times New Roman" w:eastAsia="Times New Roman" w:hAnsi="Times New Roman" w:cs="Times New Roman"/>
          <w:sz w:val="28"/>
          <w:szCs w:val="28"/>
        </w:rPr>
        <w:t> :…</w:t>
      </w:r>
      <w:proofErr w:type="gramEnd"/>
      <w:r>
        <w:rPr>
          <w:rFonts w:ascii="Times New Roman" w:eastAsia="Times New Roman" w:hAnsi="Times New Roman" w:cs="Times New Roman"/>
          <w:sz w:val="28"/>
          <w:szCs w:val="28"/>
        </w:rPr>
        <w:t>…………………………………………………………………</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Traitements en cours :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OB : </w:t>
      </w:r>
      <w:r>
        <w:rPr>
          <w:rFonts w:ascii="Times New Roman" w:eastAsia="Times New Roman" w:hAnsi="Times New Roman" w:cs="Times New Roman"/>
          <w:color w:val="000000"/>
          <w:sz w:val="28"/>
          <w:szCs w:val="28"/>
        </w:rPr>
        <w:t xml:space="preserve">/_ /   </w:t>
      </w:r>
      <w:r>
        <w:rPr>
          <w:rFonts w:ascii="Times New Roman" w:eastAsia="Times New Roman" w:hAnsi="Times New Roman" w:cs="Times New Roman"/>
          <w:color w:val="000000"/>
          <w:sz w:val="26"/>
          <w:szCs w:val="26"/>
        </w:rPr>
        <w:t xml:space="preserve"> DTM : </w:t>
      </w:r>
      <w:r>
        <w:rPr>
          <w:rFonts w:ascii="Times New Roman" w:eastAsia="Times New Roman" w:hAnsi="Times New Roman" w:cs="Times New Roman"/>
          <w:color w:val="000000"/>
          <w:sz w:val="28"/>
          <w:szCs w:val="28"/>
        </w:rPr>
        <w:t xml:space="preserve">/_ /   </w:t>
      </w:r>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Mallampati</w:t>
      </w:r>
      <w:proofErr w:type="spellEnd"/>
      <w:r>
        <w:rPr>
          <w:rFonts w:ascii="Times New Roman" w:eastAsia="Times New Roman" w:hAnsi="Times New Roman" w:cs="Times New Roman"/>
          <w:color w:val="000000"/>
          <w:sz w:val="26"/>
          <w:szCs w:val="26"/>
        </w:rPr>
        <w:t xml:space="preserve"> :    </w:t>
      </w:r>
      <w:r>
        <w:rPr>
          <w:rFonts w:ascii="Times New Roman" w:eastAsia="Times New Roman" w:hAnsi="Times New Roman" w:cs="Times New Roman"/>
          <w:color w:val="000000"/>
          <w:sz w:val="28"/>
          <w:szCs w:val="28"/>
        </w:rPr>
        <w:t xml:space="preserve">/_ /   </w:t>
      </w:r>
      <w:r>
        <w:rPr>
          <w:rFonts w:ascii="Times New Roman" w:eastAsia="Times New Roman" w:hAnsi="Times New Roman" w:cs="Times New Roman"/>
          <w:color w:val="000000"/>
          <w:sz w:val="26"/>
          <w:szCs w:val="26"/>
        </w:rPr>
        <w:t xml:space="preserve"> Dernier repas : </w:t>
      </w:r>
      <w:r>
        <w:rPr>
          <w:rFonts w:ascii="Times New Roman" w:eastAsia="Times New Roman" w:hAnsi="Times New Roman" w:cs="Times New Roman"/>
          <w:color w:val="000000"/>
          <w:sz w:val="28"/>
          <w:szCs w:val="28"/>
        </w:rPr>
        <w:t xml:space="preserve">/_ </w:t>
      </w:r>
      <w:r>
        <w:rPr>
          <w:rFonts w:ascii="Times New Roman" w:eastAsia="Times New Roman" w:hAnsi="Times New Roman" w:cs="Times New Roman"/>
          <w:color w:val="000000"/>
          <w:sz w:val="28"/>
          <w:szCs w:val="28"/>
        </w:rPr>
        <w:t xml:space="preserv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6"/>
          <w:szCs w:val="26"/>
        </w:rPr>
        <w:t>Altemeier</w:t>
      </w:r>
      <w:proofErr w:type="spellEnd"/>
      <w:r>
        <w:rPr>
          <w:rFonts w:ascii="Times New Roman" w:eastAsia="Times New Roman" w:hAnsi="Times New Roman" w:cs="Times New Roman"/>
          <w:color w:val="000000"/>
          <w:sz w:val="26"/>
          <w:szCs w:val="26"/>
        </w:rPr>
        <w:t xml:space="preserve"> : </w:t>
      </w:r>
      <w:r>
        <w:rPr>
          <w:rFonts w:ascii="Times New Roman" w:eastAsia="Times New Roman" w:hAnsi="Times New Roman" w:cs="Times New Roman"/>
          <w:color w:val="000000"/>
          <w:sz w:val="28"/>
          <w:szCs w:val="28"/>
        </w:rPr>
        <w:t xml:space="preserve">/_ /   </w:t>
      </w:r>
    </w:p>
    <w:p w:rsidR="00107430" w:rsidRDefault="0025771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Nature de la césarienne : Urgente /_ /      Programmée /_ /</w:t>
      </w:r>
    </w:p>
    <w:p w:rsidR="00107430" w:rsidRDefault="0025771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Indication de la césarienne</w:t>
      </w:r>
      <w:proofErr w:type="gramStart"/>
      <w:r>
        <w:rPr>
          <w:rFonts w:ascii="Times New Roman" w:eastAsia="Times New Roman" w:hAnsi="Times New Roman" w:cs="Times New Roman"/>
          <w:sz w:val="28"/>
          <w:szCs w:val="28"/>
        </w:rPr>
        <w:t> :…</w:t>
      </w:r>
      <w:proofErr w:type="gramEnd"/>
      <w:r>
        <w:rPr>
          <w:rFonts w:ascii="Times New Roman" w:eastAsia="Times New Roman" w:hAnsi="Times New Roman" w:cs="Times New Roman"/>
          <w:sz w:val="28"/>
          <w:szCs w:val="28"/>
        </w:rPr>
        <w:t>……………………………………………………</w:t>
      </w:r>
    </w:p>
    <w:p w:rsidR="00107430" w:rsidRDefault="0025771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CPA : Oui /_ /   Non /_ /      VPA : Oui /_ </w:t>
      </w:r>
      <w:proofErr w:type="gramStart"/>
      <w:r>
        <w:rPr>
          <w:rFonts w:ascii="Times New Roman" w:eastAsia="Times New Roman" w:hAnsi="Times New Roman" w:cs="Times New Roman"/>
          <w:sz w:val="28"/>
          <w:szCs w:val="28"/>
        </w:rPr>
        <w:t>/  Non</w:t>
      </w:r>
      <w:proofErr w:type="gramEnd"/>
      <w:r>
        <w:rPr>
          <w:rFonts w:ascii="Times New Roman" w:eastAsia="Times New Roman" w:hAnsi="Times New Roman" w:cs="Times New Roman"/>
          <w:sz w:val="28"/>
          <w:szCs w:val="28"/>
        </w:rPr>
        <w:t xml:space="preserve"> /_ /   Classification ASA :…….   </w:t>
      </w:r>
    </w:p>
    <w:p w:rsidR="00107430" w:rsidRDefault="0025771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Score Apfel</w:t>
      </w:r>
      <w:proofErr w:type="gramStart"/>
      <w:r>
        <w:rPr>
          <w:rFonts w:ascii="Times New Roman" w:eastAsia="Times New Roman" w:hAnsi="Times New Roman" w:cs="Times New Roman"/>
          <w:sz w:val="28"/>
          <w:szCs w:val="28"/>
        </w:rPr>
        <w:t> :…</w:t>
      </w:r>
      <w:proofErr w:type="gramEnd"/>
      <w:r>
        <w:rPr>
          <w:rFonts w:ascii="Times New Roman" w:eastAsia="Times New Roman" w:hAnsi="Times New Roman" w:cs="Times New Roman"/>
          <w:sz w:val="28"/>
          <w:szCs w:val="28"/>
        </w:rPr>
        <w:t>….     MET</w:t>
      </w:r>
      <w:proofErr w:type="gramStart"/>
      <w:r>
        <w:rPr>
          <w:rFonts w:ascii="Times New Roman" w:eastAsia="Times New Roman" w:hAnsi="Times New Roman" w:cs="Times New Roman"/>
          <w:sz w:val="28"/>
          <w:szCs w:val="28"/>
        </w:rPr>
        <w:t> :…</w:t>
      </w:r>
      <w:proofErr w:type="gramEnd"/>
      <w:r>
        <w:rPr>
          <w:rFonts w:ascii="Times New Roman" w:eastAsia="Times New Roman" w:hAnsi="Times New Roman" w:cs="Times New Roman"/>
          <w:sz w:val="28"/>
          <w:szCs w:val="28"/>
        </w:rPr>
        <w:t xml:space="preserve">….   </w:t>
      </w:r>
    </w:p>
    <w:p w:rsidR="00107430" w:rsidRDefault="00257716">
      <w:pPr>
        <w:numPr>
          <w:ilvl w:val="0"/>
          <w:numId w:val="6"/>
        </w:numPr>
        <w:pBdr>
          <w:top w:val="nil"/>
          <w:left w:val="nil"/>
          <w:bottom w:val="nil"/>
          <w:right w:val="nil"/>
          <w:between w:val="nil"/>
        </w:pBdr>
        <w:spacing w:after="16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Paraclinique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GS/Rh : </w:t>
      </w:r>
    </w:p>
    <w:p w:rsidR="00107430" w:rsidRPr="001D6767"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lang w:val="en-US"/>
        </w:rPr>
      </w:pPr>
      <w:proofErr w:type="gramStart"/>
      <w:r w:rsidRPr="001D6767">
        <w:rPr>
          <w:rFonts w:ascii="Times New Roman" w:eastAsia="Times New Roman" w:hAnsi="Times New Roman" w:cs="Times New Roman"/>
          <w:color w:val="000000"/>
          <w:sz w:val="26"/>
          <w:szCs w:val="26"/>
          <w:lang w:val="en-US"/>
        </w:rPr>
        <w:lastRenderedPageBreak/>
        <w:t>GB :</w:t>
      </w:r>
      <w:proofErr w:type="gramEnd"/>
      <w:r w:rsidRPr="001D6767">
        <w:rPr>
          <w:rFonts w:ascii="Times New Roman" w:eastAsia="Times New Roman" w:hAnsi="Times New Roman" w:cs="Times New Roman"/>
          <w:color w:val="000000"/>
          <w:sz w:val="26"/>
          <w:szCs w:val="26"/>
          <w:lang w:val="en-US"/>
        </w:rPr>
        <w:t xml:space="preserve">   .10</w:t>
      </w:r>
      <w:r w:rsidRPr="001D6767">
        <w:rPr>
          <w:rFonts w:ascii="Times New Roman" w:eastAsia="Times New Roman" w:hAnsi="Times New Roman" w:cs="Times New Roman"/>
          <w:color w:val="000000"/>
          <w:sz w:val="17"/>
          <w:szCs w:val="17"/>
          <w:lang w:val="en-US"/>
        </w:rPr>
        <w:t xml:space="preserve">3 </w:t>
      </w:r>
      <w:r w:rsidRPr="001D6767">
        <w:rPr>
          <w:rFonts w:ascii="Times New Roman" w:eastAsia="Times New Roman" w:hAnsi="Times New Roman" w:cs="Times New Roman"/>
          <w:color w:val="000000"/>
          <w:sz w:val="26"/>
          <w:szCs w:val="26"/>
          <w:lang w:val="en-US"/>
        </w:rPr>
        <w:t>;     PLT :    .10</w:t>
      </w:r>
      <w:r w:rsidRPr="001D6767">
        <w:rPr>
          <w:rFonts w:ascii="Times New Roman" w:eastAsia="Times New Roman" w:hAnsi="Times New Roman" w:cs="Times New Roman"/>
          <w:color w:val="000000"/>
          <w:sz w:val="17"/>
          <w:szCs w:val="17"/>
          <w:lang w:val="en-US"/>
        </w:rPr>
        <w:t xml:space="preserve">3 </w:t>
      </w:r>
      <w:r w:rsidRPr="001D6767">
        <w:rPr>
          <w:rFonts w:ascii="Times New Roman" w:eastAsia="Times New Roman" w:hAnsi="Times New Roman" w:cs="Times New Roman"/>
          <w:color w:val="000000"/>
          <w:sz w:val="26"/>
          <w:szCs w:val="26"/>
          <w:lang w:val="en-US"/>
        </w:rPr>
        <w:t xml:space="preserve">; Hgb :      g/dl ;                              HCT : % ;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Gly :                 </w:t>
      </w:r>
      <w:proofErr w:type="gramStart"/>
      <w:r>
        <w:rPr>
          <w:rFonts w:ascii="Times New Roman" w:eastAsia="Times New Roman" w:hAnsi="Times New Roman" w:cs="Times New Roman"/>
          <w:color w:val="000000"/>
          <w:sz w:val="26"/>
          <w:szCs w:val="26"/>
        </w:rPr>
        <w:t xml:space="preserve">   ;</w:t>
      </w:r>
      <w:proofErr w:type="gram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Créat</w:t>
      </w:r>
      <w:proofErr w:type="spellEnd"/>
      <w:r>
        <w:rPr>
          <w:rFonts w:ascii="Times New Roman" w:eastAsia="Times New Roman" w:hAnsi="Times New Roman" w:cs="Times New Roman"/>
          <w:color w:val="000000"/>
          <w:sz w:val="26"/>
          <w:szCs w:val="26"/>
        </w:rPr>
        <w:t xml:space="preserve"> :                 TP :                              TCA :</w:t>
      </w:r>
    </w:p>
    <w:p w:rsidR="00107430" w:rsidRDefault="00257716">
      <w:pPr>
        <w:numPr>
          <w:ilvl w:val="0"/>
          <w:numId w:val="6"/>
        </w:numPr>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Données peropératoires sur l’anesthésie</w:t>
      </w:r>
    </w:p>
    <w:p w:rsidR="00107430" w:rsidRDefault="0025771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Monitorag</w:t>
      </w:r>
      <w:r>
        <w:rPr>
          <w:rFonts w:ascii="Times New Roman" w:eastAsia="Times New Roman" w:hAnsi="Times New Roman" w:cs="Times New Roman"/>
          <w:sz w:val="28"/>
          <w:szCs w:val="28"/>
        </w:rPr>
        <w:t>e : PAS/PAD</w:t>
      </w:r>
      <w:proofErr w:type="gramStart"/>
      <w:r>
        <w:rPr>
          <w:rFonts w:ascii="Times New Roman" w:eastAsia="Times New Roman" w:hAnsi="Times New Roman" w:cs="Times New Roman"/>
          <w:sz w:val="28"/>
          <w:szCs w:val="28"/>
        </w:rPr>
        <w:t> :…</w:t>
      </w:r>
      <w:proofErr w:type="gramEnd"/>
      <w:r>
        <w:rPr>
          <w:rFonts w:ascii="Times New Roman" w:eastAsia="Times New Roman" w:hAnsi="Times New Roman" w:cs="Times New Roman"/>
          <w:sz w:val="28"/>
          <w:szCs w:val="28"/>
        </w:rPr>
        <w:t>…../……..  Pouls</w:t>
      </w:r>
      <w:proofErr w:type="gramStart"/>
      <w:r>
        <w:rPr>
          <w:rFonts w:ascii="Times New Roman" w:eastAsia="Times New Roman" w:hAnsi="Times New Roman" w:cs="Times New Roman"/>
          <w:sz w:val="28"/>
          <w:szCs w:val="28"/>
        </w:rPr>
        <w:t> :…</w:t>
      </w:r>
      <w:proofErr w:type="gramEnd"/>
      <w:r>
        <w:rPr>
          <w:rFonts w:ascii="Times New Roman" w:eastAsia="Times New Roman" w:hAnsi="Times New Roman" w:cs="Times New Roman"/>
          <w:sz w:val="28"/>
          <w:szCs w:val="28"/>
        </w:rPr>
        <w:t>…….   SpO</w:t>
      </w:r>
      <w:r>
        <w:rPr>
          <w:rFonts w:ascii="Times New Roman" w:eastAsia="Times New Roman" w:hAnsi="Times New Roman" w:cs="Times New Roman"/>
          <w:sz w:val="28"/>
          <w:szCs w:val="28"/>
          <w:vertAlign w:val="subscript"/>
        </w:rPr>
        <w:t>2</w:t>
      </w:r>
      <w:proofErr w:type="gramStart"/>
      <w:r>
        <w:rPr>
          <w:rFonts w:ascii="Times New Roman" w:eastAsia="Times New Roman" w:hAnsi="Times New Roman" w:cs="Times New Roman"/>
          <w:sz w:val="28"/>
          <w:szCs w:val="28"/>
          <w:vertAlign w:val="subscript"/>
        </w:rPr>
        <w:t> </w:t>
      </w:r>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w:t>
      </w:r>
    </w:p>
    <w:p w:rsidR="00107430" w:rsidRDefault="0025771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Prise de VVP : G18 /_ /    G20 /_ /   Sondage urinaire : Oui /_ /   Non /_ /</w:t>
      </w:r>
    </w:p>
    <w:p w:rsidR="00107430" w:rsidRDefault="0025771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Pré remplissage : SSI</w:t>
      </w:r>
      <w:proofErr w:type="gramStart"/>
      <w:r>
        <w:rPr>
          <w:rFonts w:ascii="Times New Roman" w:eastAsia="Times New Roman" w:hAnsi="Times New Roman" w:cs="Times New Roman"/>
          <w:sz w:val="28"/>
          <w:szCs w:val="28"/>
        </w:rPr>
        <w:t> :…</w:t>
      </w:r>
      <w:proofErr w:type="gramEnd"/>
      <w:r>
        <w:rPr>
          <w:rFonts w:ascii="Times New Roman" w:eastAsia="Times New Roman" w:hAnsi="Times New Roman" w:cs="Times New Roman"/>
          <w:sz w:val="28"/>
          <w:szCs w:val="28"/>
        </w:rPr>
        <w:t>…..ml       RL : ………ml</w:t>
      </w:r>
    </w:p>
    <w:p w:rsidR="00107430" w:rsidRDefault="0025771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Aiguille de rachis :24Gauge /_ /                25Gauge /_ /     27Gauge /_ /            </w:t>
      </w:r>
    </w:p>
    <w:p w:rsidR="00107430" w:rsidRDefault="0025771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Doses de </w:t>
      </w:r>
      <w:proofErr w:type="spellStart"/>
      <w:r>
        <w:rPr>
          <w:rFonts w:ascii="Times New Roman" w:eastAsia="Times New Roman" w:hAnsi="Times New Roman" w:cs="Times New Roman"/>
          <w:sz w:val="28"/>
          <w:szCs w:val="28"/>
        </w:rPr>
        <w:t>Bupivacaine</w:t>
      </w:r>
      <w:proofErr w:type="spellEnd"/>
      <w:r>
        <w:rPr>
          <w:rFonts w:ascii="Times New Roman" w:eastAsia="Times New Roman" w:hAnsi="Times New Roman" w:cs="Times New Roman"/>
          <w:sz w:val="28"/>
          <w:szCs w:val="28"/>
        </w:rPr>
        <w:t xml:space="preserve"> 0,5% : 8 mg /_ /            </w:t>
      </w:r>
    </w:p>
    <w:p w:rsidR="00107430" w:rsidRDefault="0025771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Adjuvants : </w:t>
      </w:r>
      <w:proofErr w:type="spellStart"/>
      <w:r>
        <w:rPr>
          <w:rFonts w:ascii="Times New Roman" w:eastAsia="Times New Roman" w:hAnsi="Times New Roman" w:cs="Times New Roman"/>
          <w:sz w:val="28"/>
          <w:szCs w:val="28"/>
        </w:rPr>
        <w:t>fentanil</w:t>
      </w:r>
      <w:proofErr w:type="spellEnd"/>
      <w:r>
        <w:rPr>
          <w:rFonts w:ascii="Times New Roman" w:eastAsia="Times New Roman" w:hAnsi="Times New Roman" w:cs="Times New Roman"/>
          <w:sz w:val="28"/>
          <w:szCs w:val="28"/>
        </w:rPr>
        <w:t xml:space="preserve"> : 25µg              Morphine : 50µg /_ /         100µg /_ /  </w:t>
      </w:r>
    </w:p>
    <w:p w:rsidR="00107430" w:rsidRDefault="0025771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Site de PL : L2-L3 /_ /   L3-L4 /_ </w:t>
      </w:r>
      <w:proofErr w:type="gramStart"/>
      <w:r>
        <w:rPr>
          <w:rFonts w:ascii="Times New Roman" w:eastAsia="Times New Roman" w:hAnsi="Times New Roman" w:cs="Times New Roman"/>
          <w:sz w:val="28"/>
          <w:szCs w:val="28"/>
        </w:rPr>
        <w:t>/  L</w:t>
      </w:r>
      <w:proofErr w:type="gramEnd"/>
      <w:r>
        <w:rPr>
          <w:rFonts w:ascii="Times New Roman" w:eastAsia="Times New Roman" w:hAnsi="Times New Roman" w:cs="Times New Roman"/>
          <w:sz w:val="28"/>
          <w:szCs w:val="28"/>
        </w:rPr>
        <w:t>4-L5 /_ /  L5-S1 /_ /    Heure PL :……….</w:t>
      </w:r>
    </w:p>
    <w:p w:rsidR="00107430" w:rsidRDefault="00257716">
      <w:pPr>
        <w:spacing w:line="240" w:lineRule="auto"/>
        <w:rPr>
          <w:rFonts w:ascii="Times New Roman" w:eastAsia="Times New Roman" w:hAnsi="Times New Roman" w:cs="Times New Roman"/>
          <w:sz w:val="28"/>
          <w:szCs w:val="28"/>
        </w:rPr>
      </w:pPr>
      <w:r>
        <w:pict>
          <v:shapetype id="_x0000_t32" coordsize="21600,21600" o:spt="32" o:oned="t" path="m,l21600,21600e" filled="f">
            <v:path arrowok="t" fillok="f" o:connecttype="none"/>
            <o:lock v:ext="edit" shapetype="t"/>
          </v:shapetype>
          <v:shape id="_x0000_s1046" type="#_x0000_t32" style="position:absolute;margin-left:-.25pt;margin-top:26.3pt;width:185.15pt;height:17.4pt;z-index:251663360;mso-position-horizontal:absolute;mso-position-horizontal-relative:margin;mso-position-vertical:absolute;mso-position-vertical-relative:text" o:connectortype="straight">
            <w10:wrap anchorx="margin"/>
          </v:shape>
        </w:pict>
      </w:r>
      <w:r>
        <w:rPr>
          <w:rFonts w:ascii="Times New Roman" w:eastAsia="Times New Roman" w:hAnsi="Times New Roman" w:cs="Times New Roman"/>
          <w:sz w:val="28"/>
          <w:szCs w:val="28"/>
        </w:rPr>
        <w:t xml:space="preserve">Surveillance des </w:t>
      </w:r>
      <w:proofErr w:type="spellStart"/>
      <w:r>
        <w:rPr>
          <w:rFonts w:ascii="Times New Roman" w:eastAsia="Times New Roman" w:hAnsi="Times New Roman" w:cs="Times New Roman"/>
          <w:sz w:val="28"/>
          <w:szCs w:val="28"/>
        </w:rPr>
        <w:t>paramètreS</w:t>
      </w:r>
      <w:proofErr w:type="spellEnd"/>
      <w:r>
        <w:rPr>
          <w:rFonts w:ascii="Times New Roman" w:eastAsia="Times New Roman" w:hAnsi="Times New Roman" w:cs="Times New Roman"/>
          <w:sz w:val="28"/>
          <w:szCs w:val="28"/>
        </w:rPr>
        <w:t xml:space="preserve"> de surveillance</w:t>
      </w:r>
    </w:p>
    <w:tbl>
      <w:tblPr>
        <w:tblStyle w:val="a5"/>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96"/>
        <w:gridCol w:w="932"/>
        <w:gridCol w:w="932"/>
        <w:gridCol w:w="932"/>
        <w:gridCol w:w="932"/>
        <w:gridCol w:w="932"/>
        <w:gridCol w:w="932"/>
      </w:tblGrid>
      <w:tr w:rsidR="00107430">
        <w:tc>
          <w:tcPr>
            <w:tcW w:w="3696" w:type="dxa"/>
          </w:tcPr>
          <w:p w:rsidR="00107430" w:rsidRDefault="00257716">
            <w:pPr>
              <w:tabs>
                <w:tab w:val="right" w:pos="3578"/>
              </w:tabs>
              <w:spacing w:after="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elements</w:t>
            </w:r>
            <w:proofErr w:type="spellEnd"/>
            <w:proofErr w:type="gramEnd"/>
            <w:r>
              <w:rPr>
                <w:rFonts w:ascii="Times New Roman" w:eastAsia="Times New Roman" w:hAnsi="Times New Roman" w:cs="Times New Roman"/>
                <w:sz w:val="28"/>
                <w:szCs w:val="28"/>
              </w:rPr>
              <w:tab/>
              <w:t>tps</w:t>
            </w:r>
          </w:p>
        </w:tc>
        <w:tc>
          <w:tcPr>
            <w:tcW w:w="932" w:type="dxa"/>
          </w:tcPr>
          <w:p w:rsidR="00107430" w:rsidRDefault="00257716">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00min</w:t>
            </w:r>
          </w:p>
        </w:tc>
        <w:tc>
          <w:tcPr>
            <w:tcW w:w="932" w:type="dxa"/>
          </w:tcPr>
          <w:p w:rsidR="00107430" w:rsidRDefault="00257716">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05min</w:t>
            </w:r>
          </w:p>
        </w:tc>
        <w:tc>
          <w:tcPr>
            <w:tcW w:w="932" w:type="dxa"/>
          </w:tcPr>
          <w:p w:rsidR="00107430" w:rsidRDefault="00257716">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10min</w:t>
            </w:r>
          </w:p>
        </w:tc>
        <w:tc>
          <w:tcPr>
            <w:tcW w:w="932" w:type="dxa"/>
          </w:tcPr>
          <w:p w:rsidR="00107430" w:rsidRDefault="00257716">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15min</w:t>
            </w:r>
          </w:p>
        </w:tc>
        <w:tc>
          <w:tcPr>
            <w:tcW w:w="932" w:type="dxa"/>
          </w:tcPr>
          <w:p w:rsidR="00107430" w:rsidRDefault="00257716">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20min</w:t>
            </w:r>
          </w:p>
        </w:tc>
        <w:tc>
          <w:tcPr>
            <w:tcW w:w="932" w:type="dxa"/>
          </w:tcPr>
          <w:p w:rsidR="00107430" w:rsidRDefault="00257716">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25min</w:t>
            </w:r>
          </w:p>
        </w:tc>
      </w:tr>
      <w:tr w:rsidR="00107430">
        <w:tc>
          <w:tcPr>
            <w:tcW w:w="3696" w:type="dxa"/>
          </w:tcPr>
          <w:p w:rsidR="00107430" w:rsidRDefault="00257716">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PAS/PAD </w:t>
            </w: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r>
      <w:tr w:rsidR="00107430">
        <w:tc>
          <w:tcPr>
            <w:tcW w:w="3696" w:type="dxa"/>
          </w:tcPr>
          <w:p w:rsidR="00107430" w:rsidRDefault="00257716">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PAM</w:t>
            </w: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r>
      <w:tr w:rsidR="00107430">
        <w:tc>
          <w:tcPr>
            <w:tcW w:w="3696" w:type="dxa"/>
          </w:tcPr>
          <w:p w:rsidR="00107430" w:rsidRDefault="00257716">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FC</w:t>
            </w: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r>
      <w:tr w:rsidR="00107430">
        <w:tc>
          <w:tcPr>
            <w:tcW w:w="3696" w:type="dxa"/>
          </w:tcPr>
          <w:p w:rsidR="00107430" w:rsidRDefault="00257716">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FR</w:t>
            </w: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r>
      <w:tr w:rsidR="00107430">
        <w:tc>
          <w:tcPr>
            <w:tcW w:w="3696" w:type="dxa"/>
          </w:tcPr>
          <w:p w:rsidR="00107430" w:rsidRDefault="00257716">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SpO2</w:t>
            </w: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r>
      <w:tr w:rsidR="00107430">
        <w:tc>
          <w:tcPr>
            <w:tcW w:w="3696" w:type="dxa"/>
          </w:tcPr>
          <w:p w:rsidR="00107430" w:rsidRDefault="00257716">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Dose totale d’éphédrine en mg</w:t>
            </w: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r>
      <w:tr w:rsidR="00107430">
        <w:tc>
          <w:tcPr>
            <w:tcW w:w="3696" w:type="dxa"/>
          </w:tcPr>
          <w:p w:rsidR="00107430" w:rsidRDefault="00257716">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Dose d’atropine en µg     </w:t>
            </w: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r>
      <w:tr w:rsidR="00107430">
        <w:tc>
          <w:tcPr>
            <w:tcW w:w="3696" w:type="dxa"/>
          </w:tcPr>
          <w:p w:rsidR="00107430" w:rsidRDefault="00257716">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Dose de noradrénaline en µg</w:t>
            </w: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r>
      <w:tr w:rsidR="00107430">
        <w:tc>
          <w:tcPr>
            <w:tcW w:w="3696" w:type="dxa"/>
          </w:tcPr>
          <w:p w:rsidR="00107430" w:rsidRDefault="00257716">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Prurit</w:t>
            </w: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r>
      <w:tr w:rsidR="00107430">
        <w:tc>
          <w:tcPr>
            <w:tcW w:w="3696" w:type="dxa"/>
          </w:tcPr>
          <w:p w:rsidR="00107430" w:rsidRDefault="00257716">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Allergie</w:t>
            </w: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r>
      <w:tr w:rsidR="00107430">
        <w:tc>
          <w:tcPr>
            <w:tcW w:w="3696" w:type="dxa"/>
          </w:tcPr>
          <w:p w:rsidR="00107430" w:rsidRDefault="00257716">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Hypersudation</w:t>
            </w: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r>
      <w:tr w:rsidR="00107430">
        <w:tc>
          <w:tcPr>
            <w:tcW w:w="3696" w:type="dxa"/>
          </w:tcPr>
          <w:p w:rsidR="00107430" w:rsidRDefault="00257716">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Nausées</w:t>
            </w: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r>
      <w:tr w:rsidR="00107430">
        <w:tc>
          <w:tcPr>
            <w:tcW w:w="3696" w:type="dxa"/>
          </w:tcPr>
          <w:p w:rsidR="00107430" w:rsidRDefault="00257716">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Vomissements</w:t>
            </w: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r>
      <w:tr w:rsidR="00107430">
        <w:tc>
          <w:tcPr>
            <w:tcW w:w="3696" w:type="dxa"/>
          </w:tcPr>
          <w:p w:rsidR="00107430" w:rsidRDefault="00257716">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Somnolence</w:t>
            </w: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r>
      <w:tr w:rsidR="00107430">
        <w:tc>
          <w:tcPr>
            <w:tcW w:w="3696" w:type="dxa"/>
          </w:tcPr>
          <w:p w:rsidR="00107430" w:rsidRDefault="00257716">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Arrêt </w:t>
            </w:r>
            <w:proofErr w:type="spellStart"/>
            <w:r>
              <w:rPr>
                <w:rFonts w:ascii="Times New Roman" w:eastAsia="Times New Roman" w:hAnsi="Times New Roman" w:cs="Times New Roman"/>
                <w:sz w:val="28"/>
                <w:szCs w:val="28"/>
              </w:rPr>
              <w:t>cardiorespiratoire</w:t>
            </w:r>
            <w:proofErr w:type="spellEnd"/>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r>
      <w:tr w:rsidR="00107430">
        <w:tc>
          <w:tcPr>
            <w:tcW w:w="3696" w:type="dxa"/>
          </w:tcPr>
          <w:p w:rsidR="00107430" w:rsidRDefault="00257716">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Dépression respiratoire</w:t>
            </w: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r>
      <w:tr w:rsidR="00107430">
        <w:tc>
          <w:tcPr>
            <w:tcW w:w="3696" w:type="dxa"/>
          </w:tcPr>
          <w:p w:rsidR="00107430" w:rsidRDefault="00257716">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Convulsions</w:t>
            </w: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r>
      <w:tr w:rsidR="00107430">
        <w:tc>
          <w:tcPr>
            <w:tcW w:w="3696" w:type="dxa"/>
          </w:tcPr>
          <w:p w:rsidR="00107430" w:rsidRDefault="00257716">
            <w:pPr>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6"/>
                <w:szCs w:val="26"/>
              </w:rPr>
              <w:t>Syntocinum</w:t>
            </w:r>
            <w:proofErr w:type="spellEnd"/>
            <w:r>
              <w:rPr>
                <w:rFonts w:ascii="Times New Roman" w:eastAsia="Times New Roman" w:hAnsi="Times New Roman" w:cs="Times New Roman"/>
                <w:sz w:val="26"/>
                <w:szCs w:val="26"/>
              </w:rPr>
              <w:t xml:space="preserve"> UI</w:t>
            </w: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c>
          <w:tcPr>
            <w:tcW w:w="932" w:type="dxa"/>
          </w:tcPr>
          <w:p w:rsidR="00107430" w:rsidRDefault="00107430">
            <w:pPr>
              <w:spacing w:after="0"/>
              <w:rPr>
                <w:rFonts w:ascii="Times New Roman" w:eastAsia="Times New Roman" w:hAnsi="Times New Roman" w:cs="Times New Roman"/>
                <w:sz w:val="28"/>
                <w:szCs w:val="28"/>
              </w:rPr>
            </w:pPr>
          </w:p>
        </w:tc>
      </w:tr>
    </w:tbl>
    <w:p w:rsidR="00107430" w:rsidRDefault="0025771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Quantité de solutés utilisés : </w:t>
      </w:r>
      <w:proofErr w:type="gramStart"/>
      <w:r>
        <w:rPr>
          <w:rFonts w:ascii="Times New Roman" w:eastAsia="Times New Roman" w:hAnsi="Times New Roman" w:cs="Times New Roman"/>
          <w:sz w:val="28"/>
          <w:szCs w:val="28"/>
        </w:rPr>
        <w:t>RL:…</w:t>
      </w:r>
      <w:proofErr w:type="gramEnd"/>
      <w:r>
        <w:rPr>
          <w:rFonts w:ascii="Times New Roman" w:eastAsia="Times New Roman" w:hAnsi="Times New Roman" w:cs="Times New Roman"/>
          <w:sz w:val="28"/>
          <w:szCs w:val="28"/>
        </w:rPr>
        <w:t>…..ml          SSI :………ml</w:t>
      </w:r>
    </w:p>
    <w:p w:rsidR="00107430" w:rsidRDefault="0025771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Transfusion : CGR</w:t>
      </w:r>
      <w:proofErr w:type="gramStart"/>
      <w:r>
        <w:rPr>
          <w:rFonts w:ascii="Times New Roman" w:eastAsia="Times New Roman" w:hAnsi="Times New Roman" w:cs="Times New Roman"/>
          <w:sz w:val="28"/>
          <w:szCs w:val="28"/>
        </w:rPr>
        <w:t> :…</w:t>
      </w:r>
      <w:proofErr w:type="gramEnd"/>
      <w:r>
        <w:rPr>
          <w:rFonts w:ascii="Times New Roman" w:eastAsia="Times New Roman" w:hAnsi="Times New Roman" w:cs="Times New Roman"/>
          <w:sz w:val="28"/>
          <w:szCs w:val="28"/>
        </w:rPr>
        <w:t>…..ml       PFC :………ml     Autres :…………………</w:t>
      </w:r>
    </w:p>
    <w:p w:rsidR="00107430" w:rsidRDefault="00257716">
      <w:pPr>
        <w:tabs>
          <w:tab w:val="left" w:pos="5773"/>
        </w:tabs>
        <w:spacing w:line="240" w:lineRule="auto"/>
        <w:rPr>
          <w:sz w:val="28"/>
          <w:szCs w:val="28"/>
        </w:rPr>
      </w:pPr>
      <w:r>
        <w:rPr>
          <w:rFonts w:ascii="Times New Roman" w:eastAsia="Times New Roman" w:hAnsi="Times New Roman" w:cs="Times New Roman"/>
          <w:sz w:val="28"/>
          <w:szCs w:val="28"/>
        </w:rPr>
        <w:t xml:space="preserve">Autres </w:t>
      </w:r>
      <w:proofErr w:type="spellStart"/>
      <w:r>
        <w:rPr>
          <w:rFonts w:ascii="Times New Roman" w:eastAsia="Times New Roman" w:hAnsi="Times New Roman" w:cs="Times New Roman"/>
          <w:sz w:val="28"/>
          <w:szCs w:val="28"/>
        </w:rPr>
        <w:t>évènements</w:t>
      </w:r>
      <w:proofErr w:type="spellEnd"/>
      <w:r>
        <w:rPr>
          <w:rFonts w:ascii="Times New Roman" w:eastAsia="Times New Roman" w:hAnsi="Times New Roman" w:cs="Times New Roman"/>
          <w:sz w:val="28"/>
          <w:szCs w:val="28"/>
        </w:rPr>
        <w:t xml:space="preserve"> per opératoires :</w:t>
      </w:r>
    </w:p>
    <w:p w:rsidR="00107430" w:rsidRDefault="0025771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Nouveau-né : APGAR à la 1</w:t>
      </w:r>
      <w:r>
        <w:rPr>
          <w:rFonts w:ascii="Times New Roman" w:eastAsia="Times New Roman" w:hAnsi="Times New Roman" w:cs="Times New Roman"/>
          <w:sz w:val="28"/>
          <w:szCs w:val="28"/>
          <w:vertAlign w:val="superscript"/>
        </w:rPr>
        <w:t xml:space="preserve">ère </w:t>
      </w:r>
      <w:r>
        <w:rPr>
          <w:rFonts w:ascii="Times New Roman" w:eastAsia="Times New Roman" w:hAnsi="Times New Roman" w:cs="Times New Roman"/>
          <w:sz w:val="28"/>
          <w:szCs w:val="28"/>
        </w:rPr>
        <w:t>minute</w:t>
      </w:r>
      <w:proofErr w:type="gramStart"/>
      <w:r>
        <w:rPr>
          <w:rFonts w:ascii="Times New Roman" w:eastAsia="Times New Roman" w:hAnsi="Times New Roman" w:cs="Times New Roman"/>
          <w:sz w:val="28"/>
          <w:szCs w:val="28"/>
        </w:rPr>
        <w:t> :…</w:t>
      </w:r>
      <w:proofErr w:type="gramEnd"/>
      <w:r>
        <w:rPr>
          <w:rFonts w:ascii="Times New Roman" w:eastAsia="Times New Roman" w:hAnsi="Times New Roman" w:cs="Times New Roman"/>
          <w:sz w:val="28"/>
          <w:szCs w:val="28"/>
        </w:rPr>
        <w:t>…… 5</w:t>
      </w:r>
      <w:r>
        <w:rPr>
          <w:rFonts w:ascii="Times New Roman" w:eastAsia="Times New Roman" w:hAnsi="Times New Roman" w:cs="Times New Roman"/>
          <w:sz w:val="28"/>
          <w:szCs w:val="28"/>
          <w:vertAlign w:val="superscript"/>
        </w:rPr>
        <w:t xml:space="preserve">ème </w:t>
      </w:r>
      <w:r>
        <w:rPr>
          <w:rFonts w:ascii="Times New Roman" w:eastAsia="Times New Roman" w:hAnsi="Times New Roman" w:cs="Times New Roman"/>
          <w:sz w:val="28"/>
          <w:szCs w:val="28"/>
        </w:rPr>
        <w:t>minute :……….</w:t>
      </w:r>
    </w:p>
    <w:p w:rsidR="00107430" w:rsidRDefault="0025771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Durée d’intervention</w:t>
      </w:r>
      <w:proofErr w:type="gramStart"/>
      <w:r>
        <w:rPr>
          <w:rFonts w:ascii="Times New Roman" w:eastAsia="Times New Roman" w:hAnsi="Times New Roman" w:cs="Times New Roman"/>
          <w:sz w:val="28"/>
          <w:szCs w:val="28"/>
        </w:rPr>
        <w:t> :…</w:t>
      </w:r>
      <w:proofErr w:type="gramEnd"/>
      <w:r>
        <w:rPr>
          <w:rFonts w:ascii="Times New Roman" w:eastAsia="Times New Roman" w:hAnsi="Times New Roman" w:cs="Times New Roman"/>
          <w:sz w:val="28"/>
          <w:szCs w:val="28"/>
        </w:rPr>
        <w:t>………….minutes</w:t>
      </w:r>
    </w:p>
    <w:p w:rsidR="00107430" w:rsidRDefault="00257716">
      <w:pPr>
        <w:numPr>
          <w:ilvl w:val="0"/>
          <w:numId w:val="6"/>
        </w:num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Paramètres post opératoires</w:t>
      </w:r>
    </w:p>
    <w:p w:rsidR="00107430" w:rsidRDefault="00107430">
      <w:pPr>
        <w:pBdr>
          <w:top w:val="nil"/>
          <w:left w:val="nil"/>
          <w:bottom w:val="nil"/>
          <w:right w:val="nil"/>
          <w:between w:val="nil"/>
        </w:pBdr>
        <w:spacing w:after="0" w:line="240" w:lineRule="auto"/>
        <w:rPr>
          <w:rFonts w:ascii="Times New Roman" w:eastAsia="Times New Roman" w:hAnsi="Times New Roman" w:cs="Times New Roman"/>
          <w:b/>
          <w:color w:val="000000"/>
          <w:sz w:val="26"/>
          <w:szCs w:val="26"/>
        </w:rPr>
      </w:pPr>
    </w:p>
    <w:tbl>
      <w:tblPr>
        <w:tblStyle w:val="a6"/>
        <w:tblW w:w="10348"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6"/>
        <w:gridCol w:w="567"/>
        <w:gridCol w:w="709"/>
        <w:gridCol w:w="567"/>
        <w:gridCol w:w="567"/>
        <w:gridCol w:w="567"/>
        <w:gridCol w:w="709"/>
        <w:gridCol w:w="709"/>
        <w:gridCol w:w="708"/>
        <w:gridCol w:w="709"/>
      </w:tblGrid>
      <w:tr w:rsidR="00107430">
        <w:tc>
          <w:tcPr>
            <w:tcW w:w="4536"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H0</w:t>
            </w:r>
          </w:p>
        </w:tc>
        <w:tc>
          <w:tcPr>
            <w:tcW w:w="709" w:type="dxa"/>
          </w:tcPr>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H2</w:t>
            </w:r>
          </w:p>
        </w:tc>
        <w:tc>
          <w:tcPr>
            <w:tcW w:w="567" w:type="dxa"/>
          </w:tcPr>
          <w:p w:rsidR="00107430" w:rsidRDefault="00257716">
            <w:pPr>
              <w:jc w:val="center"/>
              <w:rPr>
                <w:rFonts w:ascii="Times New Roman" w:eastAsia="Times New Roman" w:hAnsi="Times New Roman" w:cs="Times New Roman"/>
                <w:sz w:val="28"/>
                <w:szCs w:val="28"/>
              </w:rPr>
            </w:pPr>
            <w:r>
              <w:rPr>
                <w:rFonts w:ascii="Times New Roman" w:eastAsia="Times New Roman" w:hAnsi="Times New Roman" w:cs="Times New Roman"/>
                <w:sz w:val="26"/>
                <w:szCs w:val="26"/>
              </w:rPr>
              <w:t>H4</w:t>
            </w:r>
          </w:p>
        </w:tc>
        <w:tc>
          <w:tcPr>
            <w:tcW w:w="567" w:type="dxa"/>
          </w:tcPr>
          <w:p w:rsidR="00107430" w:rsidRDefault="00257716">
            <w:pPr>
              <w:jc w:val="center"/>
              <w:rPr>
                <w:rFonts w:ascii="Times New Roman" w:eastAsia="Times New Roman" w:hAnsi="Times New Roman" w:cs="Times New Roman"/>
                <w:sz w:val="28"/>
                <w:szCs w:val="28"/>
              </w:rPr>
            </w:pPr>
            <w:r>
              <w:rPr>
                <w:rFonts w:ascii="Times New Roman" w:eastAsia="Times New Roman" w:hAnsi="Times New Roman" w:cs="Times New Roman"/>
                <w:sz w:val="26"/>
                <w:szCs w:val="26"/>
              </w:rPr>
              <w:t>H6</w:t>
            </w:r>
          </w:p>
        </w:tc>
        <w:tc>
          <w:tcPr>
            <w:tcW w:w="567" w:type="dxa"/>
          </w:tcPr>
          <w:p w:rsidR="00107430" w:rsidRDefault="00257716">
            <w:pPr>
              <w:jc w:val="center"/>
              <w:rPr>
                <w:rFonts w:ascii="Times New Roman" w:eastAsia="Times New Roman" w:hAnsi="Times New Roman" w:cs="Times New Roman"/>
                <w:sz w:val="28"/>
                <w:szCs w:val="28"/>
              </w:rPr>
            </w:pPr>
            <w:r>
              <w:rPr>
                <w:rFonts w:ascii="Times New Roman" w:eastAsia="Times New Roman" w:hAnsi="Times New Roman" w:cs="Times New Roman"/>
                <w:sz w:val="26"/>
                <w:szCs w:val="26"/>
              </w:rPr>
              <w:t>H8</w:t>
            </w:r>
          </w:p>
        </w:tc>
        <w:tc>
          <w:tcPr>
            <w:tcW w:w="709" w:type="dxa"/>
          </w:tcPr>
          <w:p w:rsidR="00107430" w:rsidRDefault="00257716">
            <w:pPr>
              <w:jc w:val="center"/>
              <w:rPr>
                <w:rFonts w:ascii="Times New Roman" w:eastAsia="Times New Roman" w:hAnsi="Times New Roman" w:cs="Times New Roman"/>
                <w:sz w:val="28"/>
                <w:szCs w:val="28"/>
              </w:rPr>
            </w:pPr>
            <w:r>
              <w:rPr>
                <w:rFonts w:ascii="Times New Roman" w:eastAsia="Times New Roman" w:hAnsi="Times New Roman" w:cs="Times New Roman"/>
                <w:sz w:val="26"/>
                <w:szCs w:val="26"/>
              </w:rPr>
              <w:t>H12</w:t>
            </w:r>
          </w:p>
        </w:tc>
        <w:tc>
          <w:tcPr>
            <w:tcW w:w="709" w:type="dxa"/>
          </w:tcPr>
          <w:p w:rsidR="00107430" w:rsidRDefault="00257716">
            <w:pPr>
              <w:jc w:val="center"/>
              <w:rPr>
                <w:rFonts w:ascii="Times New Roman" w:eastAsia="Times New Roman" w:hAnsi="Times New Roman" w:cs="Times New Roman"/>
                <w:sz w:val="28"/>
                <w:szCs w:val="28"/>
              </w:rPr>
            </w:pPr>
            <w:r>
              <w:rPr>
                <w:rFonts w:ascii="Times New Roman" w:eastAsia="Times New Roman" w:hAnsi="Times New Roman" w:cs="Times New Roman"/>
                <w:sz w:val="26"/>
                <w:szCs w:val="26"/>
              </w:rPr>
              <w:t>H24</w:t>
            </w:r>
          </w:p>
        </w:tc>
        <w:tc>
          <w:tcPr>
            <w:tcW w:w="708" w:type="dxa"/>
          </w:tcPr>
          <w:p w:rsidR="00107430" w:rsidRDefault="00257716">
            <w:pPr>
              <w:jc w:val="center"/>
              <w:rPr>
                <w:rFonts w:ascii="Times New Roman" w:eastAsia="Times New Roman" w:hAnsi="Times New Roman" w:cs="Times New Roman"/>
                <w:sz w:val="28"/>
                <w:szCs w:val="28"/>
              </w:rPr>
            </w:pPr>
            <w:r>
              <w:rPr>
                <w:rFonts w:ascii="Times New Roman" w:eastAsia="Times New Roman" w:hAnsi="Times New Roman" w:cs="Times New Roman"/>
                <w:sz w:val="26"/>
                <w:szCs w:val="26"/>
              </w:rPr>
              <w:t>H36</w:t>
            </w:r>
          </w:p>
        </w:tc>
        <w:tc>
          <w:tcPr>
            <w:tcW w:w="709" w:type="dxa"/>
          </w:tcPr>
          <w:p w:rsidR="00107430" w:rsidRDefault="00257716">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H48</w:t>
            </w:r>
          </w:p>
        </w:tc>
      </w:tr>
      <w:tr w:rsidR="00107430">
        <w:tc>
          <w:tcPr>
            <w:tcW w:w="4536" w:type="dxa"/>
          </w:tcPr>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FR</w:t>
            </w: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8"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r>
      <w:tr w:rsidR="00107430">
        <w:tc>
          <w:tcPr>
            <w:tcW w:w="4536" w:type="dxa"/>
          </w:tcPr>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FC</w:t>
            </w: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8"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r>
      <w:tr w:rsidR="00107430">
        <w:tc>
          <w:tcPr>
            <w:tcW w:w="4536" w:type="dxa"/>
          </w:tcPr>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Pouls</w:t>
            </w: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8"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r>
      <w:tr w:rsidR="00107430">
        <w:tc>
          <w:tcPr>
            <w:tcW w:w="4536" w:type="dxa"/>
          </w:tcPr>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PAS/PAD </w:t>
            </w: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8"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r>
      <w:tr w:rsidR="00107430">
        <w:tc>
          <w:tcPr>
            <w:tcW w:w="4536" w:type="dxa"/>
          </w:tcPr>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8"/>
                <w:szCs w:val="28"/>
              </w:rPr>
              <w:t>Heure du lever du bloc : Sensitif </w:t>
            </w: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8"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r>
      <w:tr w:rsidR="00107430">
        <w:tc>
          <w:tcPr>
            <w:tcW w:w="4536" w:type="dxa"/>
          </w:tcPr>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8"/>
                <w:szCs w:val="28"/>
              </w:rPr>
              <w:t>Heure du lever du bloc : Moteur</w:t>
            </w: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8"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r>
      <w:tr w:rsidR="00107430">
        <w:tc>
          <w:tcPr>
            <w:tcW w:w="4536" w:type="dxa"/>
          </w:tcPr>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La douleur </w:t>
            </w:r>
            <w:proofErr w:type="spellStart"/>
            <w:r>
              <w:rPr>
                <w:rFonts w:ascii="Times New Roman" w:eastAsia="Times New Roman" w:hAnsi="Times New Roman" w:cs="Times New Roman"/>
                <w:color w:val="000000"/>
                <w:sz w:val="26"/>
                <w:szCs w:val="26"/>
              </w:rPr>
              <w:t>postopératoire</w:t>
            </w:r>
            <w:proofErr w:type="spellEnd"/>
            <w:r>
              <w:rPr>
                <w:rFonts w:ascii="Times New Roman" w:eastAsia="Times New Roman" w:hAnsi="Times New Roman" w:cs="Times New Roman"/>
                <w:color w:val="000000"/>
                <w:sz w:val="26"/>
                <w:szCs w:val="26"/>
              </w:rPr>
              <w:t xml:space="preserve"> par l’échelle visuelle analogique (EVA) au repos</w:t>
            </w: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8"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r>
      <w:tr w:rsidR="00107430">
        <w:tc>
          <w:tcPr>
            <w:tcW w:w="4536" w:type="dxa"/>
          </w:tcPr>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La douleur </w:t>
            </w:r>
            <w:proofErr w:type="spellStart"/>
            <w:r>
              <w:rPr>
                <w:rFonts w:ascii="Times New Roman" w:eastAsia="Times New Roman" w:hAnsi="Times New Roman" w:cs="Times New Roman"/>
                <w:color w:val="000000"/>
                <w:sz w:val="26"/>
                <w:szCs w:val="26"/>
              </w:rPr>
              <w:t>postopératoire</w:t>
            </w:r>
            <w:proofErr w:type="spellEnd"/>
            <w:r>
              <w:rPr>
                <w:rFonts w:ascii="Times New Roman" w:eastAsia="Times New Roman" w:hAnsi="Times New Roman" w:cs="Times New Roman"/>
                <w:color w:val="000000"/>
                <w:sz w:val="26"/>
                <w:szCs w:val="26"/>
              </w:rPr>
              <w:t xml:space="preserve"> par l’échelle visuelle analogique (EVA) pendant les mouvements</w:t>
            </w: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8"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r>
      <w:tr w:rsidR="00107430">
        <w:tc>
          <w:tcPr>
            <w:tcW w:w="4536" w:type="dxa"/>
          </w:tcPr>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L’incidence des nausées </w:t>
            </w:r>
            <w:proofErr w:type="spellStart"/>
            <w:r>
              <w:rPr>
                <w:rFonts w:ascii="Times New Roman" w:eastAsia="Times New Roman" w:hAnsi="Times New Roman" w:cs="Times New Roman"/>
                <w:color w:val="000000"/>
                <w:sz w:val="26"/>
                <w:szCs w:val="26"/>
              </w:rPr>
              <w:t>postopératoire</w:t>
            </w:r>
            <w:proofErr w:type="spellEnd"/>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8"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r>
      <w:tr w:rsidR="00107430">
        <w:tc>
          <w:tcPr>
            <w:tcW w:w="4536" w:type="dxa"/>
          </w:tcPr>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L’incidence des vomissements </w:t>
            </w:r>
            <w:proofErr w:type="spellStart"/>
            <w:r>
              <w:rPr>
                <w:rFonts w:ascii="Times New Roman" w:eastAsia="Times New Roman" w:hAnsi="Times New Roman" w:cs="Times New Roman"/>
                <w:color w:val="000000"/>
                <w:sz w:val="26"/>
                <w:szCs w:val="26"/>
              </w:rPr>
              <w:t>postopératoire</w:t>
            </w:r>
            <w:proofErr w:type="spellEnd"/>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8"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r>
      <w:tr w:rsidR="00107430">
        <w:tc>
          <w:tcPr>
            <w:tcW w:w="4536" w:type="dxa"/>
          </w:tcPr>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Le délai d’émission des gaz</w:t>
            </w: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8"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r>
      <w:tr w:rsidR="00107430">
        <w:tc>
          <w:tcPr>
            <w:tcW w:w="4536" w:type="dxa"/>
          </w:tcPr>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La douleur épigastrique</w:t>
            </w: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8"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r>
      <w:tr w:rsidR="00107430">
        <w:tc>
          <w:tcPr>
            <w:tcW w:w="4536" w:type="dxa"/>
          </w:tcPr>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CEPHALEES</w:t>
            </w: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8"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r>
      <w:tr w:rsidR="00107430">
        <w:tc>
          <w:tcPr>
            <w:tcW w:w="4536" w:type="dxa"/>
          </w:tcPr>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PRURIT</w:t>
            </w: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8"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r>
      <w:tr w:rsidR="00107430">
        <w:tc>
          <w:tcPr>
            <w:tcW w:w="4536" w:type="dxa"/>
          </w:tcPr>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ABLATION DE LA Sonde Urinaire</w:t>
            </w: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8"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r>
      <w:tr w:rsidR="00107430">
        <w:tc>
          <w:tcPr>
            <w:tcW w:w="4536" w:type="dxa"/>
          </w:tcPr>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RETENTION AIGUE DURINE</w:t>
            </w: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8"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r>
      <w:tr w:rsidR="00107430">
        <w:tc>
          <w:tcPr>
            <w:tcW w:w="4536" w:type="dxa"/>
          </w:tcPr>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DETRESSE RESPIRATOIRE</w:t>
            </w: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8"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r>
      <w:tr w:rsidR="00107430">
        <w:tc>
          <w:tcPr>
            <w:tcW w:w="4536" w:type="dxa"/>
          </w:tcPr>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DEGRE DE SATISFACTION</w:t>
            </w: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567"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8"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c>
          <w:tcPr>
            <w:tcW w:w="709" w:type="dxa"/>
          </w:tcPr>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tc>
      </w:tr>
    </w:tbl>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p w:rsidR="00107430" w:rsidRDefault="00257716">
      <w:pPr>
        <w:pBdr>
          <w:top w:val="nil"/>
          <w:left w:val="nil"/>
          <w:bottom w:val="nil"/>
          <w:right w:val="nil"/>
          <w:between w:val="nil"/>
        </w:pBdr>
        <w:spacing w:after="0"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u w:val="single"/>
        </w:rPr>
        <w:t>NB</w:t>
      </w:r>
      <w:r>
        <w:rPr>
          <w:rFonts w:ascii="Times New Roman" w:eastAsia="Times New Roman" w:hAnsi="Times New Roman" w:cs="Times New Roman"/>
          <w:b/>
          <w:color w:val="000000"/>
          <w:sz w:val="26"/>
          <w:szCs w:val="26"/>
        </w:rPr>
        <w:t xml:space="preserve"> : FAIRE LE PROTOCOLE DE PRISE EN CHARGE NORMAL DES L’APPARITION DE DOULEUR </w:t>
      </w:r>
      <w:proofErr w:type="gramStart"/>
      <w:r>
        <w:rPr>
          <w:rFonts w:ascii="Times New Roman" w:eastAsia="Times New Roman" w:hAnsi="Times New Roman" w:cs="Times New Roman"/>
          <w:b/>
          <w:color w:val="000000"/>
          <w:sz w:val="26"/>
          <w:szCs w:val="26"/>
        </w:rPr>
        <w:t xml:space="preserve">  ,</w:t>
      </w:r>
      <w:proofErr w:type="gramEnd"/>
      <w:r>
        <w:rPr>
          <w:rFonts w:ascii="Times New Roman" w:eastAsia="Times New Roman" w:hAnsi="Times New Roman" w:cs="Times New Roman"/>
          <w:b/>
          <w:color w:val="000000"/>
          <w:sz w:val="26"/>
          <w:szCs w:val="26"/>
        </w:rPr>
        <w:t xml:space="preserve"> LES EFFETS INDESIRABLES ET NOTIFIER L’HEURE</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FAIRE LA THROMBOPHYLAXIE A H8 POST OPERATOIRE SI PAS DE CONTRE-INDICATION</w:t>
      </w:r>
    </w:p>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Consommation de </w:t>
      </w:r>
      <w:proofErr w:type="spellStart"/>
      <w:r>
        <w:rPr>
          <w:rFonts w:ascii="Times New Roman" w:eastAsia="Times New Roman" w:hAnsi="Times New Roman" w:cs="Times New Roman"/>
          <w:color w:val="000000"/>
          <w:sz w:val="26"/>
          <w:szCs w:val="26"/>
        </w:rPr>
        <w:t>tramadol</w:t>
      </w:r>
      <w:proofErr w:type="spellEnd"/>
      <w:r>
        <w:rPr>
          <w:rFonts w:ascii="Times New Roman" w:eastAsia="Times New Roman" w:hAnsi="Times New Roman" w:cs="Times New Roman"/>
          <w:color w:val="000000"/>
          <w:sz w:val="26"/>
          <w:szCs w:val="26"/>
        </w:rPr>
        <w:t xml:space="preserve"> en </w:t>
      </w:r>
      <w:proofErr w:type="spellStart"/>
      <w:r>
        <w:rPr>
          <w:rFonts w:ascii="Times New Roman" w:eastAsia="Times New Roman" w:hAnsi="Times New Roman" w:cs="Times New Roman"/>
          <w:color w:val="000000"/>
          <w:sz w:val="26"/>
          <w:szCs w:val="26"/>
        </w:rPr>
        <w:t>postopératoire</w:t>
      </w:r>
      <w:proofErr w:type="spellEnd"/>
      <w:r>
        <w:rPr>
          <w:rFonts w:ascii="Times New Roman" w:eastAsia="Times New Roman" w:hAnsi="Times New Roman" w:cs="Times New Roman"/>
          <w:color w:val="000000"/>
          <w:sz w:val="26"/>
          <w:szCs w:val="26"/>
        </w:rPr>
        <w:t xml:space="preserve">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Non             Oui           Quantité durant les 48 heures : </w:t>
      </w:r>
    </w:p>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Consommation de morphine en </w:t>
      </w:r>
      <w:proofErr w:type="spellStart"/>
      <w:r>
        <w:rPr>
          <w:rFonts w:ascii="Times New Roman" w:eastAsia="Times New Roman" w:hAnsi="Times New Roman" w:cs="Times New Roman"/>
          <w:color w:val="000000"/>
          <w:sz w:val="26"/>
          <w:szCs w:val="26"/>
        </w:rPr>
        <w:t>postopératoire</w:t>
      </w:r>
      <w:proofErr w:type="spellEnd"/>
      <w:r>
        <w:rPr>
          <w:rFonts w:ascii="Times New Roman" w:eastAsia="Times New Roman" w:hAnsi="Times New Roman" w:cs="Times New Roman"/>
          <w:color w:val="000000"/>
          <w:sz w:val="26"/>
          <w:szCs w:val="26"/>
        </w:rPr>
        <w:t xml:space="preserve"> :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Non            Oui       </w:t>
      </w:r>
      <w:r>
        <w:rPr>
          <w:rFonts w:ascii="Times New Roman" w:eastAsia="Times New Roman" w:hAnsi="Times New Roman" w:cs="Times New Roman"/>
          <w:color w:val="000000"/>
          <w:sz w:val="26"/>
          <w:szCs w:val="26"/>
        </w:rPr>
        <w:t xml:space="preserve">    Quantité durant les 48 heures : </w:t>
      </w:r>
    </w:p>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rPr>
        <w:t xml:space="preserve">Pouvez-vous indiquer la douleur la plus intense ressentie pendant les 48 heures grâce à l’échelle visuelle analogique : </w:t>
      </w:r>
    </w:p>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Pouvez-vous indiquer le niveau de la douleur généralement ressentie au repos pendant les 48 heur</w:t>
      </w:r>
      <w:r>
        <w:rPr>
          <w:rFonts w:ascii="Times New Roman" w:eastAsia="Times New Roman" w:hAnsi="Times New Roman" w:cs="Times New Roman"/>
          <w:color w:val="000000"/>
          <w:sz w:val="26"/>
          <w:szCs w:val="26"/>
        </w:rPr>
        <w:t xml:space="preserve">es grâce à l’échelle visuelle analogique : </w:t>
      </w:r>
    </w:p>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Dans quelle mesure êtes-vous satisfait ou mécontent des résultats de l'ensemble de votre traitement de la douleur ?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Très mécontente /__/ plutôt mécontente /__/ un peu mécontente /__/ un peu satisfaite/__/ plutô</w:t>
      </w:r>
      <w:r>
        <w:rPr>
          <w:rFonts w:ascii="Times New Roman" w:eastAsia="Times New Roman" w:hAnsi="Times New Roman" w:cs="Times New Roman"/>
          <w:color w:val="000000"/>
          <w:sz w:val="26"/>
          <w:szCs w:val="26"/>
        </w:rPr>
        <w:t xml:space="preserve">t satisfaite /__/ très satisfaite /__/ </w:t>
      </w:r>
    </w:p>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Dans quelle mesure êtes-vous satisfait ou mécontent de la façon dont les infirmières et les médecins ont répondu lorsque vous avez signalé votre douleur ? </w:t>
      </w: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Très mécontente /__/ plutôt mécontente /__/ un peu méconten</w:t>
      </w:r>
      <w:r>
        <w:rPr>
          <w:rFonts w:ascii="Times New Roman" w:eastAsia="Times New Roman" w:hAnsi="Times New Roman" w:cs="Times New Roman"/>
          <w:color w:val="000000"/>
          <w:sz w:val="26"/>
          <w:szCs w:val="26"/>
        </w:rPr>
        <w:t xml:space="preserve">te /__/ un peu satisfaite/__/ plutôt satisfaite /__/ très satisfaite /__/ </w:t>
      </w:r>
    </w:p>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Je n'ai pas signalé ma douleur à l'infirmière ou aux médecins /__/ </w:t>
      </w:r>
    </w:p>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p w:rsidR="00107430" w:rsidRDefault="00257716">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Si vous n'êtes pas satisfait du traitement de votre douleur, pouvez-vous s'il vous plaît expliquer pourquoi ? </w:t>
      </w:r>
    </w:p>
    <w:p w:rsidR="00107430" w:rsidRDefault="00107430">
      <w:pPr>
        <w:rPr>
          <w:rFonts w:ascii="Times New Roman" w:eastAsia="Times New Roman" w:hAnsi="Times New Roman" w:cs="Times New Roman"/>
          <w:sz w:val="24"/>
          <w:szCs w:val="24"/>
        </w:rPr>
      </w:pPr>
    </w:p>
    <w:p w:rsidR="00107430" w:rsidRDefault="00107430">
      <w:pPr>
        <w:spacing w:after="0"/>
        <w:jc w:val="both"/>
        <w:rPr>
          <w:rFonts w:ascii="Times New Roman" w:eastAsia="Times New Roman" w:hAnsi="Times New Roman" w:cs="Times New Roman"/>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b/>
          <w:sz w:val="28"/>
          <w:szCs w:val="28"/>
        </w:rPr>
      </w:pPr>
    </w:p>
    <w:p w:rsidR="00107430" w:rsidRDefault="00107430">
      <w:pPr>
        <w:spacing w:after="0"/>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107430" w:rsidRDefault="00257716">
      <w:pPr>
        <w:pBdr>
          <w:top w:val="nil"/>
          <w:left w:val="nil"/>
          <w:bottom w:val="nil"/>
          <w:right w:val="nil"/>
          <w:between w:val="nil"/>
        </w:pBd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8"/>
          <w:szCs w:val="28"/>
        </w:rPr>
        <w:t>RESUME</w:t>
      </w:r>
    </w:p>
    <w:p w:rsidR="00107430" w:rsidRDefault="0025771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lastRenderedPageBreak/>
        <w:t xml:space="preserve">INTRODUCTION : </w:t>
      </w:r>
      <w:r>
        <w:rPr>
          <w:rFonts w:ascii="Times New Roman" w:eastAsia="Times New Roman" w:hAnsi="Times New Roman" w:cs="Times New Roman"/>
          <w:color w:val="000000"/>
          <w:sz w:val="28"/>
          <w:szCs w:val="28"/>
        </w:rPr>
        <w:t xml:space="preserve">La douleur </w:t>
      </w:r>
      <w:proofErr w:type="spellStart"/>
      <w:r>
        <w:rPr>
          <w:rFonts w:ascii="Times New Roman" w:eastAsia="Times New Roman" w:hAnsi="Times New Roman" w:cs="Times New Roman"/>
          <w:color w:val="000000"/>
          <w:sz w:val="28"/>
          <w:szCs w:val="28"/>
        </w:rPr>
        <w:t>postopératoire</w:t>
      </w:r>
      <w:proofErr w:type="spellEnd"/>
      <w:r>
        <w:rPr>
          <w:rFonts w:ascii="Times New Roman" w:eastAsia="Times New Roman" w:hAnsi="Times New Roman" w:cs="Times New Roman"/>
          <w:color w:val="000000"/>
          <w:sz w:val="28"/>
          <w:szCs w:val="28"/>
        </w:rPr>
        <w:t xml:space="preserve"> est une inquiétude majeure des patients devant bénéficier d’une intervention chirurgicale. Elle constitue un facteur de survenue de complications </w:t>
      </w:r>
      <w:proofErr w:type="spellStart"/>
      <w:r>
        <w:rPr>
          <w:rFonts w:ascii="Times New Roman" w:eastAsia="Times New Roman" w:hAnsi="Times New Roman" w:cs="Times New Roman"/>
          <w:color w:val="000000"/>
          <w:sz w:val="28"/>
          <w:szCs w:val="28"/>
        </w:rPr>
        <w:t>postopératoires</w:t>
      </w:r>
      <w:proofErr w:type="spellEnd"/>
      <w:r>
        <w:rPr>
          <w:rFonts w:ascii="Times New Roman" w:eastAsia="Times New Roman" w:hAnsi="Times New Roman" w:cs="Times New Roman"/>
          <w:color w:val="000000"/>
          <w:sz w:val="28"/>
          <w:szCs w:val="28"/>
        </w:rPr>
        <w:t>. L’objectif de cette étude était d’évaluer l’efficacité de l’analgés</w:t>
      </w:r>
      <w:r>
        <w:rPr>
          <w:rFonts w:ascii="Times New Roman" w:eastAsia="Times New Roman" w:hAnsi="Times New Roman" w:cs="Times New Roman"/>
          <w:color w:val="000000"/>
          <w:sz w:val="28"/>
          <w:szCs w:val="28"/>
        </w:rPr>
        <w:t xml:space="preserve">ie de 50µg IT en </w:t>
      </w:r>
      <w:proofErr w:type="spellStart"/>
      <w:r>
        <w:rPr>
          <w:rFonts w:ascii="Times New Roman" w:eastAsia="Times New Roman" w:hAnsi="Times New Roman" w:cs="Times New Roman"/>
          <w:color w:val="000000"/>
          <w:sz w:val="28"/>
          <w:szCs w:val="28"/>
        </w:rPr>
        <w:t>postopératoire</w:t>
      </w:r>
      <w:proofErr w:type="spellEnd"/>
      <w:r>
        <w:rPr>
          <w:rFonts w:ascii="Times New Roman" w:eastAsia="Times New Roman" w:hAnsi="Times New Roman" w:cs="Times New Roman"/>
          <w:color w:val="000000"/>
          <w:sz w:val="28"/>
          <w:szCs w:val="28"/>
        </w:rPr>
        <w:t xml:space="preserve"> immédiat de césarienne par rapport à l’analgésie de 100µg IT, dans la prise en charge de la douleur </w:t>
      </w:r>
      <w:proofErr w:type="spellStart"/>
      <w:r>
        <w:rPr>
          <w:rFonts w:ascii="Times New Roman" w:eastAsia="Times New Roman" w:hAnsi="Times New Roman" w:cs="Times New Roman"/>
          <w:color w:val="000000"/>
          <w:sz w:val="28"/>
          <w:szCs w:val="28"/>
        </w:rPr>
        <w:t>postopératoire</w:t>
      </w:r>
      <w:proofErr w:type="spellEnd"/>
      <w:r>
        <w:rPr>
          <w:rFonts w:ascii="Times New Roman" w:eastAsia="Times New Roman" w:hAnsi="Times New Roman" w:cs="Times New Roman"/>
          <w:color w:val="000000"/>
          <w:sz w:val="28"/>
          <w:szCs w:val="28"/>
        </w:rPr>
        <w:t xml:space="preserve">. </w:t>
      </w:r>
    </w:p>
    <w:p w:rsidR="00107430" w:rsidRDefault="0025771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METHODOLOGIE </w:t>
      </w:r>
      <w:r>
        <w:rPr>
          <w:rFonts w:ascii="Times New Roman" w:eastAsia="Times New Roman" w:hAnsi="Times New Roman" w:cs="Times New Roman"/>
          <w:color w:val="000000"/>
          <w:sz w:val="28"/>
          <w:szCs w:val="28"/>
        </w:rPr>
        <w:t xml:space="preserve">: il s’est agi d’un essai prospectif randomisé </w:t>
      </w:r>
      <w:proofErr w:type="spellStart"/>
      <w:r>
        <w:rPr>
          <w:rFonts w:ascii="Times New Roman" w:eastAsia="Times New Roman" w:hAnsi="Times New Roman" w:cs="Times New Roman"/>
          <w:color w:val="000000"/>
          <w:sz w:val="28"/>
          <w:szCs w:val="28"/>
        </w:rPr>
        <w:t>mono-centrique</w:t>
      </w:r>
      <w:proofErr w:type="spellEnd"/>
      <w:r>
        <w:rPr>
          <w:rFonts w:ascii="Times New Roman" w:eastAsia="Times New Roman" w:hAnsi="Times New Roman" w:cs="Times New Roman"/>
          <w:color w:val="000000"/>
          <w:sz w:val="28"/>
          <w:szCs w:val="28"/>
        </w:rPr>
        <w:t xml:space="preserve"> d’équivalence entre deux modalit</w:t>
      </w:r>
      <w:r>
        <w:rPr>
          <w:rFonts w:ascii="Times New Roman" w:eastAsia="Times New Roman" w:hAnsi="Times New Roman" w:cs="Times New Roman"/>
          <w:color w:val="000000"/>
          <w:sz w:val="28"/>
          <w:szCs w:val="28"/>
        </w:rPr>
        <w:t xml:space="preserve">és de traitement de la douleur </w:t>
      </w:r>
      <w:proofErr w:type="spellStart"/>
      <w:r>
        <w:rPr>
          <w:rFonts w:ascii="Times New Roman" w:eastAsia="Times New Roman" w:hAnsi="Times New Roman" w:cs="Times New Roman"/>
          <w:color w:val="000000"/>
          <w:sz w:val="28"/>
          <w:szCs w:val="28"/>
        </w:rPr>
        <w:t>postopératoire</w:t>
      </w:r>
      <w:proofErr w:type="spellEnd"/>
      <w:r>
        <w:rPr>
          <w:rFonts w:ascii="Times New Roman" w:eastAsia="Times New Roman" w:hAnsi="Times New Roman" w:cs="Times New Roman"/>
          <w:color w:val="000000"/>
          <w:sz w:val="28"/>
          <w:szCs w:val="28"/>
        </w:rPr>
        <w:t xml:space="preserve"> après une césarienne. Il a comparé l’injection des antalgiques en IT 50µg vs 100µg de morphine dans la rachianesthésie de la césarienne pendant les 48 premières heures du </w:t>
      </w:r>
      <w:proofErr w:type="spellStart"/>
      <w:r>
        <w:rPr>
          <w:rFonts w:ascii="Times New Roman" w:eastAsia="Times New Roman" w:hAnsi="Times New Roman" w:cs="Times New Roman"/>
          <w:color w:val="000000"/>
          <w:sz w:val="28"/>
          <w:szCs w:val="28"/>
        </w:rPr>
        <w:t>postopératoire</w:t>
      </w:r>
      <w:proofErr w:type="spellEnd"/>
      <w:r>
        <w:rPr>
          <w:rFonts w:ascii="Times New Roman" w:eastAsia="Times New Roman" w:hAnsi="Times New Roman" w:cs="Times New Roman"/>
          <w:color w:val="000000"/>
          <w:sz w:val="28"/>
          <w:szCs w:val="28"/>
        </w:rPr>
        <w:t xml:space="preserve">. </w:t>
      </w:r>
    </w:p>
    <w:p w:rsidR="00107430" w:rsidRDefault="0025771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 xml:space="preserve">RESULTATS </w:t>
      </w:r>
      <w:r>
        <w:rPr>
          <w:rFonts w:ascii="Times New Roman" w:eastAsia="Times New Roman" w:hAnsi="Times New Roman" w:cs="Times New Roman"/>
          <w:sz w:val="28"/>
          <w:szCs w:val="28"/>
        </w:rPr>
        <w:t xml:space="preserve">: un total de 150 patientes </w:t>
      </w:r>
      <w:proofErr w:type="gramStart"/>
      <w:r>
        <w:rPr>
          <w:rFonts w:ascii="Times New Roman" w:eastAsia="Times New Roman" w:hAnsi="Times New Roman" w:cs="Times New Roman"/>
          <w:sz w:val="28"/>
          <w:szCs w:val="28"/>
        </w:rPr>
        <w:t>ont</w:t>
      </w:r>
      <w:proofErr w:type="gramEnd"/>
      <w:r>
        <w:rPr>
          <w:rFonts w:ascii="Times New Roman" w:eastAsia="Times New Roman" w:hAnsi="Times New Roman" w:cs="Times New Roman"/>
          <w:sz w:val="28"/>
          <w:szCs w:val="28"/>
        </w:rPr>
        <w:t xml:space="preserve"> été randomisées en deux groupes dont le groupe contrôle ou groupe 100µg (G1) avec n = 75 et le groupe 50 µg (G2) avec n = 75. Le score moyen de la douleur au repos durant les 48 heures au repos était de 3,05 </w:t>
      </w:r>
      <w:r>
        <w:rPr>
          <w:rFonts w:ascii="Symbol" w:eastAsia="Symbol" w:hAnsi="Symbol" w:cs="Symbol"/>
          <w:sz w:val="28"/>
          <w:szCs w:val="28"/>
        </w:rPr>
        <w:t></w:t>
      </w:r>
      <w:r>
        <w:rPr>
          <w:rFonts w:ascii="Times New Roman" w:eastAsia="Times New Roman" w:hAnsi="Times New Roman" w:cs="Times New Roman"/>
          <w:sz w:val="28"/>
          <w:szCs w:val="28"/>
        </w:rPr>
        <w:t xml:space="preserve"> 0,23G</w:t>
      </w:r>
      <w:proofErr w:type="gramStart"/>
      <w:r>
        <w:rPr>
          <w:rFonts w:ascii="Times New Roman" w:eastAsia="Times New Roman" w:hAnsi="Times New Roman" w:cs="Times New Roman"/>
          <w:sz w:val="28"/>
          <w:szCs w:val="28"/>
        </w:rPr>
        <w:t>1  vs</w:t>
      </w:r>
      <w:proofErr w:type="gramEnd"/>
      <w:r>
        <w:rPr>
          <w:rFonts w:ascii="Times New Roman" w:eastAsia="Times New Roman" w:hAnsi="Times New Roman" w:cs="Times New Roman"/>
          <w:sz w:val="28"/>
          <w:szCs w:val="28"/>
        </w:rPr>
        <w:t xml:space="preserve">  3,</w:t>
      </w:r>
      <w:r>
        <w:rPr>
          <w:rFonts w:ascii="Times New Roman" w:eastAsia="Times New Roman" w:hAnsi="Times New Roman" w:cs="Times New Roman"/>
          <w:sz w:val="28"/>
          <w:szCs w:val="28"/>
        </w:rPr>
        <w:t xml:space="preserve">00 </w:t>
      </w:r>
      <w:r>
        <w:rPr>
          <w:rFonts w:ascii="Symbol" w:eastAsia="Symbol" w:hAnsi="Symbol" w:cs="Symbol"/>
          <w:sz w:val="28"/>
          <w:szCs w:val="28"/>
        </w:rPr>
        <w:t></w:t>
      </w:r>
      <w:r>
        <w:rPr>
          <w:rFonts w:ascii="Times New Roman" w:eastAsia="Times New Roman" w:hAnsi="Times New Roman" w:cs="Times New Roman"/>
          <w:sz w:val="28"/>
          <w:szCs w:val="28"/>
        </w:rPr>
        <w:t xml:space="preserve"> 0,00avec p =0,0429 et pendant les mouvements de 3,05 </w:t>
      </w:r>
      <w:r>
        <w:rPr>
          <w:rFonts w:ascii="Symbol" w:eastAsia="Symbol" w:hAnsi="Symbol" w:cs="Symbol"/>
          <w:sz w:val="28"/>
          <w:szCs w:val="28"/>
        </w:rPr>
        <w:t></w:t>
      </w:r>
      <w:r>
        <w:rPr>
          <w:rFonts w:ascii="Times New Roman" w:eastAsia="Times New Roman" w:hAnsi="Times New Roman" w:cs="Times New Roman"/>
          <w:sz w:val="28"/>
          <w:szCs w:val="28"/>
        </w:rPr>
        <w:t xml:space="preserve"> 0,23G1 vs 3, 00</w:t>
      </w:r>
      <w:r>
        <w:rPr>
          <w:rFonts w:ascii="Symbol" w:eastAsia="Symbol" w:hAnsi="Symbol" w:cs="Symbol"/>
          <w:sz w:val="28"/>
          <w:szCs w:val="28"/>
        </w:rPr>
        <w:t></w:t>
      </w:r>
      <w:r>
        <w:rPr>
          <w:rFonts w:ascii="Times New Roman" w:eastAsia="Times New Roman" w:hAnsi="Times New Roman" w:cs="Times New Roman"/>
          <w:sz w:val="28"/>
          <w:szCs w:val="28"/>
        </w:rPr>
        <w:t xml:space="preserve"> 0,00avec p = 0,0429. Le temps moyen pour la demande d’antalgique dans G1 était de 8,50 heures pour G1 vs 8,48 heures pour G2, p= </w:t>
      </w:r>
      <w:proofErr w:type="gramStart"/>
      <w:r>
        <w:rPr>
          <w:rFonts w:ascii="Times New Roman" w:eastAsia="Times New Roman" w:hAnsi="Times New Roman" w:cs="Times New Roman"/>
          <w:sz w:val="28"/>
          <w:szCs w:val="28"/>
        </w:rPr>
        <w:t>0,9907.La</w:t>
      </w:r>
      <w:proofErr w:type="gramEnd"/>
      <w:r>
        <w:rPr>
          <w:rFonts w:ascii="Times New Roman" w:eastAsia="Times New Roman" w:hAnsi="Times New Roman" w:cs="Times New Roman"/>
          <w:sz w:val="28"/>
          <w:szCs w:val="28"/>
        </w:rPr>
        <w:t xml:space="preserve"> moyenne de satisfaction liée à la prise </w:t>
      </w:r>
      <w:r>
        <w:rPr>
          <w:rFonts w:ascii="Times New Roman" w:eastAsia="Times New Roman" w:hAnsi="Times New Roman" w:cs="Times New Roman"/>
          <w:sz w:val="28"/>
          <w:szCs w:val="28"/>
        </w:rPr>
        <w:t xml:space="preserve">en charge de la douleur post-opératoire était de 5,49 </w:t>
      </w:r>
      <w:r>
        <w:rPr>
          <w:rFonts w:ascii="Symbol" w:eastAsia="Symbol" w:hAnsi="Symbol" w:cs="Symbol"/>
        </w:rPr>
        <w:t></w:t>
      </w:r>
      <w:r>
        <w:rPr>
          <w:rFonts w:ascii="Times New Roman" w:eastAsia="Times New Roman" w:hAnsi="Times New Roman" w:cs="Times New Roman"/>
          <w:sz w:val="28"/>
          <w:szCs w:val="28"/>
        </w:rPr>
        <w:t xml:space="preserve"> 0,70 G1 vs 5,49 </w:t>
      </w:r>
      <w:r>
        <w:rPr>
          <w:rFonts w:ascii="Symbol" w:eastAsia="Symbol" w:hAnsi="Symbol" w:cs="Symbol"/>
        </w:rPr>
        <w:t></w:t>
      </w:r>
      <w:r>
        <w:rPr>
          <w:rFonts w:ascii="Times New Roman" w:eastAsia="Times New Roman" w:hAnsi="Times New Roman" w:cs="Times New Roman"/>
          <w:sz w:val="28"/>
          <w:szCs w:val="28"/>
        </w:rPr>
        <w:t xml:space="preserve"> 0,64 G2 avec p= &gt; 0,98.il y a une augmentation de l’intensité de la douleur dans les deux groupes. Cette intensité est plus importante dans </w:t>
      </w:r>
      <w:proofErr w:type="gramStart"/>
      <w:r>
        <w:rPr>
          <w:rFonts w:ascii="Times New Roman" w:eastAsia="Times New Roman" w:hAnsi="Times New Roman" w:cs="Times New Roman"/>
          <w:sz w:val="28"/>
          <w:szCs w:val="28"/>
        </w:rPr>
        <w:t>le  G</w:t>
      </w:r>
      <w:proofErr w:type="gramEnd"/>
      <w:r>
        <w:rPr>
          <w:rFonts w:ascii="Times New Roman" w:eastAsia="Times New Roman" w:hAnsi="Times New Roman" w:cs="Times New Roman"/>
          <w:sz w:val="28"/>
          <w:szCs w:val="28"/>
        </w:rPr>
        <w:t>2 par rapport au groupe 1 (p  =  0,00</w:t>
      </w:r>
      <w:r>
        <w:rPr>
          <w:rFonts w:ascii="Times New Roman" w:eastAsia="Times New Roman" w:hAnsi="Times New Roman" w:cs="Times New Roman"/>
          <w:sz w:val="28"/>
          <w:szCs w:val="28"/>
        </w:rPr>
        <w:t>25). L’incidence des nausées post-opératoire a été plus fréquente chez les patientes qui ont reçu 100µg (38,7% dans G1vs 8% dans G2, p=0,000004 ou˂0,0001)</w:t>
      </w:r>
      <w:r>
        <w:rPr>
          <w:color w:val="FF0000"/>
          <w:sz w:val="28"/>
          <w:szCs w:val="28"/>
        </w:rPr>
        <w:t>.</w:t>
      </w:r>
    </w:p>
    <w:p w:rsidR="00107430" w:rsidRDefault="0025771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CONCLUSION </w:t>
      </w:r>
      <w:r>
        <w:rPr>
          <w:rFonts w:ascii="Times New Roman" w:eastAsia="Times New Roman" w:hAnsi="Times New Roman" w:cs="Times New Roman"/>
          <w:color w:val="000000"/>
          <w:sz w:val="28"/>
          <w:szCs w:val="28"/>
        </w:rPr>
        <w:t>: L’analgésie avec 50µ</w:t>
      </w:r>
      <w:proofErr w:type="gramStart"/>
      <w:r>
        <w:rPr>
          <w:rFonts w:ascii="Times New Roman" w:eastAsia="Times New Roman" w:hAnsi="Times New Roman" w:cs="Times New Roman"/>
          <w:color w:val="000000"/>
          <w:sz w:val="28"/>
          <w:szCs w:val="28"/>
        </w:rPr>
        <w:t>g  IT</w:t>
      </w:r>
      <w:proofErr w:type="gramEnd"/>
      <w:r>
        <w:rPr>
          <w:rFonts w:ascii="Times New Roman" w:eastAsia="Times New Roman" w:hAnsi="Times New Roman" w:cs="Times New Roman"/>
          <w:color w:val="000000"/>
          <w:sz w:val="28"/>
          <w:szCs w:val="28"/>
        </w:rPr>
        <w:t xml:space="preserve"> est aussi efficace dans la gestion de la douleur post-césarie</w:t>
      </w:r>
      <w:r>
        <w:rPr>
          <w:rFonts w:ascii="Times New Roman" w:eastAsia="Times New Roman" w:hAnsi="Times New Roman" w:cs="Times New Roman"/>
          <w:color w:val="000000"/>
          <w:sz w:val="28"/>
          <w:szCs w:val="28"/>
        </w:rPr>
        <w:t xml:space="preserve">nne avec une même satisfaction des patientes quoique ayant un taux élevé de douleur après la 24ieme heure </w:t>
      </w:r>
      <w:proofErr w:type="spellStart"/>
      <w:r>
        <w:rPr>
          <w:rFonts w:ascii="Times New Roman" w:eastAsia="Times New Roman" w:hAnsi="Times New Roman" w:cs="Times New Roman"/>
          <w:color w:val="000000"/>
          <w:sz w:val="28"/>
          <w:szCs w:val="28"/>
        </w:rPr>
        <w:t>postopératoire</w:t>
      </w:r>
      <w:proofErr w:type="spellEnd"/>
      <w:r>
        <w:rPr>
          <w:rFonts w:ascii="Times New Roman" w:eastAsia="Times New Roman" w:hAnsi="Times New Roman" w:cs="Times New Roman"/>
          <w:color w:val="000000"/>
          <w:sz w:val="28"/>
          <w:szCs w:val="28"/>
        </w:rPr>
        <w:t xml:space="preserve">. </w:t>
      </w:r>
    </w:p>
    <w:p w:rsidR="00107430" w:rsidRDefault="00257716">
      <w:pPr>
        <w:pBdr>
          <w:top w:val="nil"/>
          <w:left w:val="nil"/>
          <w:bottom w:val="nil"/>
          <w:right w:val="nil"/>
          <w:between w:val="nil"/>
        </w:pBdr>
        <w:spacing w:after="0" w:line="240" w:lineRule="auto"/>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 xml:space="preserve">Mots clés </w:t>
      </w:r>
      <w:r>
        <w:rPr>
          <w:rFonts w:ascii="Times New Roman" w:eastAsia="Times New Roman" w:hAnsi="Times New Roman" w:cs="Times New Roman"/>
          <w:color w:val="000000"/>
          <w:sz w:val="28"/>
          <w:szCs w:val="28"/>
        </w:rPr>
        <w:t xml:space="preserve">: douleur </w:t>
      </w:r>
      <w:proofErr w:type="spellStart"/>
      <w:r>
        <w:rPr>
          <w:rFonts w:ascii="Times New Roman" w:eastAsia="Times New Roman" w:hAnsi="Times New Roman" w:cs="Times New Roman"/>
          <w:color w:val="000000"/>
          <w:sz w:val="28"/>
          <w:szCs w:val="28"/>
        </w:rPr>
        <w:t>postopératoire</w:t>
      </w:r>
      <w:proofErr w:type="spellEnd"/>
      <w:r>
        <w:rPr>
          <w:rFonts w:ascii="Times New Roman" w:eastAsia="Times New Roman" w:hAnsi="Times New Roman" w:cs="Times New Roman"/>
          <w:color w:val="000000"/>
          <w:sz w:val="28"/>
          <w:szCs w:val="28"/>
        </w:rPr>
        <w:t>, césarienne, rachianesthésie 100µg, rachianesthésie 50µg</w:t>
      </w:r>
    </w:p>
    <w:p w:rsidR="00107430" w:rsidRDefault="0025771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AUTEUR </w:t>
      </w:r>
      <w:r>
        <w:rPr>
          <w:rFonts w:ascii="Times New Roman" w:eastAsia="Times New Roman" w:hAnsi="Times New Roman" w:cs="Times New Roman"/>
          <w:color w:val="000000"/>
          <w:sz w:val="28"/>
          <w:szCs w:val="28"/>
        </w:rPr>
        <w:t xml:space="preserve">: DIAWARA Assitan, </w:t>
      </w:r>
      <w:r>
        <w:rPr>
          <w:rFonts w:ascii="Times New Roman" w:eastAsia="Times New Roman" w:hAnsi="Times New Roman" w:cs="Times New Roman"/>
          <w:i/>
          <w:color w:val="000000"/>
          <w:sz w:val="28"/>
          <w:szCs w:val="28"/>
        </w:rPr>
        <w:t xml:space="preserve">EMAIL </w:t>
      </w:r>
      <w:r>
        <w:rPr>
          <w:rFonts w:ascii="Times New Roman" w:eastAsia="Times New Roman" w:hAnsi="Times New Roman" w:cs="Times New Roman"/>
          <w:color w:val="000000"/>
          <w:sz w:val="28"/>
          <w:szCs w:val="28"/>
        </w:rPr>
        <w:t>: assidia</w:t>
      </w:r>
      <w:r>
        <w:rPr>
          <w:rFonts w:ascii="Times New Roman" w:eastAsia="Times New Roman" w:hAnsi="Times New Roman" w:cs="Times New Roman"/>
          <w:color w:val="000000"/>
          <w:sz w:val="28"/>
          <w:szCs w:val="28"/>
        </w:rPr>
        <w:t>wara86@gmail.com Tél : +226 70 76 66 56</w:t>
      </w: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jc w:val="both"/>
        <w:rPr>
          <w:rFonts w:ascii="Times New Roman" w:eastAsia="Times New Roman" w:hAnsi="Times New Roman" w:cs="Times New Roman"/>
          <w:sz w:val="28"/>
          <w:szCs w:val="28"/>
        </w:rPr>
      </w:pPr>
    </w:p>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107430" w:rsidRDefault="0010743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107430" w:rsidRPr="001D6767" w:rsidRDefault="00257716">
      <w:pPr>
        <w:spacing w:after="0"/>
        <w:jc w:val="center"/>
        <w:rPr>
          <w:rFonts w:ascii="Times New Roman" w:eastAsia="Times New Roman" w:hAnsi="Times New Roman" w:cs="Times New Roman"/>
          <w:b/>
          <w:sz w:val="28"/>
          <w:szCs w:val="28"/>
          <w:lang w:val="en-US"/>
        </w:rPr>
      </w:pPr>
      <w:r w:rsidRPr="001D6767">
        <w:rPr>
          <w:rFonts w:ascii="Times New Roman" w:eastAsia="Times New Roman" w:hAnsi="Times New Roman" w:cs="Times New Roman"/>
          <w:b/>
          <w:sz w:val="28"/>
          <w:szCs w:val="28"/>
          <w:lang w:val="en-US"/>
        </w:rPr>
        <w:t>ABSTRACT</w:t>
      </w:r>
    </w:p>
    <w:p w:rsidR="00107430" w:rsidRPr="001D6767" w:rsidRDefault="00257716">
      <w:pPr>
        <w:pBdr>
          <w:top w:val="nil"/>
          <w:left w:val="nil"/>
          <w:bottom w:val="nil"/>
          <w:right w:val="nil"/>
          <w:between w:val="nil"/>
        </w:pBdr>
        <w:spacing w:after="0"/>
        <w:jc w:val="both"/>
        <w:rPr>
          <w:rFonts w:ascii="Times New Roman" w:eastAsia="Times New Roman" w:hAnsi="Times New Roman" w:cs="Times New Roman"/>
          <w:color w:val="000000"/>
          <w:sz w:val="26"/>
          <w:szCs w:val="26"/>
          <w:lang w:val="en-US"/>
        </w:rPr>
      </w:pPr>
      <w:r w:rsidRPr="001D6767">
        <w:rPr>
          <w:rFonts w:ascii="Times New Roman" w:eastAsia="Times New Roman" w:hAnsi="Times New Roman" w:cs="Times New Roman"/>
          <w:b/>
          <w:i/>
          <w:color w:val="000000"/>
          <w:sz w:val="26"/>
          <w:szCs w:val="26"/>
          <w:lang w:val="en-US"/>
        </w:rPr>
        <w:lastRenderedPageBreak/>
        <w:t>BACKGROUND</w:t>
      </w:r>
      <w:r w:rsidRPr="001D6767">
        <w:rPr>
          <w:rFonts w:ascii="Times New Roman" w:eastAsia="Times New Roman" w:hAnsi="Times New Roman" w:cs="Times New Roman"/>
          <w:color w:val="000000"/>
          <w:sz w:val="26"/>
          <w:szCs w:val="26"/>
          <w:lang w:val="en-US"/>
        </w:rPr>
        <w:t xml:space="preserve">: </w:t>
      </w:r>
      <w:r w:rsidRPr="001D6767">
        <w:rPr>
          <w:rFonts w:ascii="Times New Roman" w:eastAsia="Times New Roman" w:hAnsi="Times New Roman" w:cs="Times New Roman"/>
          <w:color w:val="000000"/>
          <w:sz w:val="28"/>
          <w:szCs w:val="28"/>
          <w:lang w:val="en-US"/>
        </w:rPr>
        <w:t xml:space="preserve"> Postoperative pain is a major concern for patients requiring surgery. It is a factor in the occurrence of postoperative complications. The objective of this study was to evaluate the efficacy of 50</w:t>
      </w:r>
      <w:r>
        <w:rPr>
          <w:rFonts w:ascii="Times New Roman" w:eastAsia="Times New Roman" w:hAnsi="Times New Roman" w:cs="Times New Roman"/>
          <w:color w:val="000000"/>
          <w:sz w:val="28"/>
          <w:szCs w:val="28"/>
        </w:rPr>
        <w:t>μ</w:t>
      </w:r>
      <w:r w:rsidRPr="001D6767">
        <w:rPr>
          <w:rFonts w:ascii="Times New Roman" w:eastAsia="Times New Roman" w:hAnsi="Times New Roman" w:cs="Times New Roman"/>
          <w:color w:val="000000"/>
          <w:sz w:val="28"/>
          <w:szCs w:val="28"/>
          <w:lang w:val="en-US"/>
        </w:rPr>
        <w:t>g IT analgesia in immediate postoperative caesarean secti</w:t>
      </w:r>
      <w:r w:rsidRPr="001D6767">
        <w:rPr>
          <w:rFonts w:ascii="Times New Roman" w:eastAsia="Times New Roman" w:hAnsi="Times New Roman" w:cs="Times New Roman"/>
          <w:color w:val="000000"/>
          <w:sz w:val="28"/>
          <w:szCs w:val="28"/>
          <w:lang w:val="en-US"/>
        </w:rPr>
        <w:t>on compared to analgesia of 100</w:t>
      </w:r>
      <w:r>
        <w:rPr>
          <w:rFonts w:ascii="Times New Roman" w:eastAsia="Times New Roman" w:hAnsi="Times New Roman" w:cs="Times New Roman"/>
          <w:color w:val="000000"/>
          <w:sz w:val="28"/>
          <w:szCs w:val="28"/>
        </w:rPr>
        <w:t>μ</w:t>
      </w:r>
      <w:r w:rsidRPr="001D6767">
        <w:rPr>
          <w:rFonts w:ascii="Times New Roman" w:eastAsia="Times New Roman" w:hAnsi="Times New Roman" w:cs="Times New Roman"/>
          <w:color w:val="000000"/>
          <w:sz w:val="28"/>
          <w:szCs w:val="28"/>
          <w:lang w:val="en-US"/>
        </w:rPr>
        <w:t>g IT, in the management of postoperative pain.</w:t>
      </w:r>
    </w:p>
    <w:p w:rsidR="00107430" w:rsidRPr="001D6767" w:rsidRDefault="00257716">
      <w:pPr>
        <w:spacing w:after="0"/>
        <w:jc w:val="both"/>
        <w:rPr>
          <w:rFonts w:ascii="Times New Roman" w:eastAsia="Times New Roman" w:hAnsi="Times New Roman" w:cs="Times New Roman"/>
          <w:sz w:val="28"/>
          <w:szCs w:val="28"/>
          <w:lang w:val="en-US"/>
        </w:rPr>
      </w:pPr>
      <w:r w:rsidRPr="001D6767">
        <w:rPr>
          <w:rFonts w:ascii="Times New Roman" w:eastAsia="Times New Roman" w:hAnsi="Times New Roman" w:cs="Times New Roman"/>
          <w:sz w:val="28"/>
          <w:szCs w:val="28"/>
          <w:lang w:val="en-US"/>
        </w:rPr>
        <w:t xml:space="preserve">METHODOLOGY: This was a prospective, randomized, single-center trial of equivalence between two modalities of postoperative pain management after caesarean section. He compared </w:t>
      </w:r>
      <w:r w:rsidRPr="001D6767">
        <w:rPr>
          <w:rFonts w:ascii="Times New Roman" w:eastAsia="Times New Roman" w:hAnsi="Times New Roman" w:cs="Times New Roman"/>
          <w:sz w:val="28"/>
          <w:szCs w:val="28"/>
          <w:lang w:val="en-US"/>
        </w:rPr>
        <w:t>the injection of analgesics in IT 50</w:t>
      </w:r>
      <w:r>
        <w:rPr>
          <w:rFonts w:ascii="Times New Roman" w:eastAsia="Times New Roman" w:hAnsi="Times New Roman" w:cs="Times New Roman"/>
          <w:sz w:val="28"/>
          <w:szCs w:val="28"/>
        </w:rPr>
        <w:t>μ</w:t>
      </w:r>
      <w:r w:rsidRPr="001D6767">
        <w:rPr>
          <w:rFonts w:ascii="Times New Roman" w:eastAsia="Times New Roman" w:hAnsi="Times New Roman" w:cs="Times New Roman"/>
          <w:sz w:val="28"/>
          <w:szCs w:val="28"/>
          <w:lang w:val="en-US"/>
        </w:rPr>
        <w:t>g vs 100</w:t>
      </w:r>
      <w:r>
        <w:rPr>
          <w:rFonts w:ascii="Times New Roman" w:eastAsia="Times New Roman" w:hAnsi="Times New Roman" w:cs="Times New Roman"/>
          <w:sz w:val="28"/>
          <w:szCs w:val="28"/>
        </w:rPr>
        <w:t>μ</w:t>
      </w:r>
      <w:r w:rsidRPr="001D6767">
        <w:rPr>
          <w:rFonts w:ascii="Times New Roman" w:eastAsia="Times New Roman" w:hAnsi="Times New Roman" w:cs="Times New Roman"/>
          <w:sz w:val="28"/>
          <w:szCs w:val="28"/>
          <w:lang w:val="en-US"/>
        </w:rPr>
        <w:t>g of morphine into the spinal anesthesia of cesarean section during the first 48 hours postoperatively.</w:t>
      </w:r>
    </w:p>
    <w:p w:rsidR="00107430" w:rsidRPr="001D6767" w:rsidRDefault="00257716">
      <w:pPr>
        <w:spacing w:after="0"/>
        <w:jc w:val="both"/>
        <w:rPr>
          <w:rFonts w:ascii="Times New Roman" w:eastAsia="Times New Roman" w:hAnsi="Times New Roman" w:cs="Times New Roman"/>
          <w:sz w:val="28"/>
          <w:szCs w:val="28"/>
          <w:lang w:val="en-US"/>
        </w:rPr>
      </w:pPr>
      <w:r w:rsidRPr="001D6767">
        <w:rPr>
          <w:rFonts w:ascii="Times New Roman" w:eastAsia="Times New Roman" w:hAnsi="Times New Roman" w:cs="Times New Roman"/>
          <w:sz w:val="28"/>
          <w:szCs w:val="28"/>
          <w:lang w:val="en-US"/>
        </w:rPr>
        <w:t>RESULTS: A total of 150 patients were randomized into two groups including the control group or group 100</w:t>
      </w:r>
      <w:r>
        <w:rPr>
          <w:rFonts w:ascii="Times New Roman" w:eastAsia="Times New Roman" w:hAnsi="Times New Roman" w:cs="Times New Roman"/>
          <w:sz w:val="28"/>
          <w:szCs w:val="28"/>
        </w:rPr>
        <w:t>μ</w:t>
      </w:r>
      <w:r w:rsidRPr="001D6767">
        <w:rPr>
          <w:rFonts w:ascii="Times New Roman" w:eastAsia="Times New Roman" w:hAnsi="Times New Roman" w:cs="Times New Roman"/>
          <w:sz w:val="28"/>
          <w:szCs w:val="28"/>
          <w:lang w:val="en-US"/>
        </w:rPr>
        <w:t>g (G1) with n = 75 and the group 50</w:t>
      </w:r>
      <w:r>
        <w:rPr>
          <w:rFonts w:ascii="Times New Roman" w:eastAsia="Times New Roman" w:hAnsi="Times New Roman" w:cs="Times New Roman"/>
          <w:sz w:val="28"/>
          <w:szCs w:val="28"/>
        </w:rPr>
        <w:t>μ</w:t>
      </w:r>
      <w:r w:rsidRPr="001D6767">
        <w:rPr>
          <w:rFonts w:ascii="Times New Roman" w:eastAsia="Times New Roman" w:hAnsi="Times New Roman" w:cs="Times New Roman"/>
          <w:sz w:val="28"/>
          <w:szCs w:val="28"/>
          <w:lang w:val="en-US"/>
        </w:rPr>
        <w:t>g (G2) with n = 75. The mean score of resting pain during 48 hours at rest was 3.05</w:t>
      </w:r>
      <w:proofErr w:type="gramStart"/>
      <w:r>
        <w:rPr>
          <w:rFonts w:ascii="Symbol" w:eastAsia="Symbol" w:hAnsi="Symbol" w:cs="Symbol"/>
          <w:sz w:val="28"/>
          <w:szCs w:val="28"/>
        </w:rPr>
        <w:t></w:t>
      </w:r>
      <w:r w:rsidRPr="001D6767">
        <w:rPr>
          <w:rFonts w:ascii="Times New Roman" w:eastAsia="Times New Roman" w:hAnsi="Times New Roman" w:cs="Times New Roman"/>
          <w:sz w:val="28"/>
          <w:szCs w:val="28"/>
          <w:lang w:val="en-US"/>
        </w:rPr>
        <w:t xml:space="preserve">  0.23</w:t>
      </w:r>
      <w:proofErr w:type="gramEnd"/>
      <w:r w:rsidRPr="001D6767">
        <w:rPr>
          <w:rFonts w:ascii="Times New Roman" w:eastAsia="Times New Roman" w:hAnsi="Times New Roman" w:cs="Times New Roman"/>
          <w:sz w:val="28"/>
          <w:szCs w:val="28"/>
          <w:lang w:val="en-US"/>
        </w:rPr>
        <w:t xml:space="preserve"> G1 vs 3.00 </w:t>
      </w:r>
      <w:r>
        <w:rPr>
          <w:rFonts w:ascii="Symbol" w:eastAsia="Symbol" w:hAnsi="Symbol" w:cs="Symbol"/>
          <w:sz w:val="28"/>
          <w:szCs w:val="28"/>
        </w:rPr>
        <w:t></w:t>
      </w:r>
      <w:r w:rsidRPr="001D6767">
        <w:rPr>
          <w:rFonts w:ascii="Times New Roman" w:eastAsia="Times New Roman" w:hAnsi="Times New Roman" w:cs="Times New Roman"/>
          <w:sz w:val="28"/>
          <w:szCs w:val="28"/>
          <w:lang w:val="en-US"/>
        </w:rPr>
        <w:t xml:space="preserve"> 0.00 with </w:t>
      </w:r>
      <w:r w:rsidRPr="001D6767">
        <w:rPr>
          <w:rFonts w:ascii="Times New Roman" w:eastAsia="Times New Roman" w:hAnsi="Times New Roman" w:cs="Times New Roman"/>
          <w:sz w:val="28"/>
          <w:szCs w:val="28"/>
          <w:lang w:val="en-US"/>
        </w:rPr>
        <w:t xml:space="preserve">p = 0.0429 and during movements of 3.05 </w:t>
      </w:r>
      <w:r>
        <w:rPr>
          <w:rFonts w:ascii="Symbol" w:eastAsia="Symbol" w:hAnsi="Symbol" w:cs="Symbol"/>
          <w:sz w:val="28"/>
          <w:szCs w:val="28"/>
        </w:rPr>
        <w:t></w:t>
      </w:r>
      <w:r w:rsidRPr="001D6767">
        <w:rPr>
          <w:rFonts w:ascii="Times New Roman" w:eastAsia="Times New Roman" w:hAnsi="Times New Roman" w:cs="Times New Roman"/>
          <w:sz w:val="28"/>
          <w:szCs w:val="28"/>
          <w:lang w:val="en-US"/>
        </w:rPr>
        <w:t xml:space="preserve">0.23 G1 vs 3.000 </w:t>
      </w:r>
      <w:r>
        <w:rPr>
          <w:rFonts w:ascii="Symbol" w:eastAsia="Symbol" w:hAnsi="Symbol" w:cs="Symbol"/>
          <w:sz w:val="28"/>
          <w:szCs w:val="28"/>
        </w:rPr>
        <w:t></w:t>
      </w:r>
      <w:r w:rsidRPr="001D6767">
        <w:rPr>
          <w:rFonts w:ascii="Times New Roman" w:eastAsia="Times New Roman" w:hAnsi="Times New Roman" w:cs="Times New Roman"/>
          <w:sz w:val="28"/>
          <w:szCs w:val="28"/>
          <w:lang w:val="en-US"/>
        </w:rPr>
        <w:t xml:space="preserve"> 0.00 with p = 0.0429. The mean time for application of analgesic in G1 was 8.50 hours for G1 vs 8.48 hours for G2, p = 0.9907. The average satisfaction related to the management of postoperative p</w:t>
      </w:r>
      <w:r w:rsidRPr="001D6767">
        <w:rPr>
          <w:rFonts w:ascii="Times New Roman" w:eastAsia="Times New Roman" w:hAnsi="Times New Roman" w:cs="Times New Roman"/>
          <w:sz w:val="28"/>
          <w:szCs w:val="28"/>
          <w:lang w:val="en-US"/>
        </w:rPr>
        <w:t xml:space="preserve">ain was 5.49 </w:t>
      </w:r>
      <w:r>
        <w:rPr>
          <w:rFonts w:ascii="Symbol" w:eastAsia="Symbol" w:hAnsi="Symbol" w:cs="Symbol"/>
          <w:sz w:val="28"/>
          <w:szCs w:val="28"/>
        </w:rPr>
        <w:t></w:t>
      </w:r>
      <w:r w:rsidRPr="001D6767">
        <w:rPr>
          <w:rFonts w:ascii="Times New Roman" w:eastAsia="Times New Roman" w:hAnsi="Times New Roman" w:cs="Times New Roman"/>
          <w:sz w:val="28"/>
          <w:szCs w:val="28"/>
          <w:lang w:val="en-US"/>
        </w:rPr>
        <w:t xml:space="preserve">0.70 G1 vs 5.49 </w:t>
      </w:r>
      <w:r>
        <w:rPr>
          <w:rFonts w:ascii="Symbol" w:eastAsia="Symbol" w:hAnsi="Symbol" w:cs="Symbol"/>
          <w:sz w:val="28"/>
          <w:szCs w:val="28"/>
        </w:rPr>
        <w:t></w:t>
      </w:r>
      <w:r w:rsidRPr="001D6767">
        <w:rPr>
          <w:rFonts w:ascii="Times New Roman" w:eastAsia="Times New Roman" w:hAnsi="Times New Roman" w:cs="Times New Roman"/>
          <w:sz w:val="28"/>
          <w:szCs w:val="28"/>
          <w:lang w:val="en-US"/>
        </w:rPr>
        <w:t xml:space="preserve"> 0.64 G2 with p =&gt; 0.98. There is an increase in pain intensity in both groups. This intensity is greater in G2 than in group 1 (p = 0.0025). The incidence of postoperative nausea was more common in patients who received 100</w:t>
      </w:r>
      <w:r>
        <w:rPr>
          <w:rFonts w:ascii="Times New Roman" w:eastAsia="Times New Roman" w:hAnsi="Times New Roman" w:cs="Times New Roman"/>
          <w:sz w:val="28"/>
          <w:szCs w:val="28"/>
        </w:rPr>
        <w:t>μ</w:t>
      </w:r>
      <w:r w:rsidRPr="001D6767">
        <w:rPr>
          <w:rFonts w:ascii="Times New Roman" w:eastAsia="Times New Roman" w:hAnsi="Times New Roman" w:cs="Times New Roman"/>
          <w:sz w:val="28"/>
          <w:szCs w:val="28"/>
          <w:lang w:val="en-US"/>
        </w:rPr>
        <w:t>g (38.7% in G1 vs 8% in G2, p = 0.000004 or˂0.0001).</w:t>
      </w:r>
    </w:p>
    <w:p w:rsidR="00107430" w:rsidRPr="001D6767" w:rsidRDefault="00257716">
      <w:pPr>
        <w:spacing w:after="0"/>
        <w:jc w:val="both"/>
        <w:rPr>
          <w:rFonts w:ascii="Times New Roman" w:eastAsia="Times New Roman" w:hAnsi="Times New Roman" w:cs="Times New Roman"/>
          <w:sz w:val="28"/>
          <w:szCs w:val="28"/>
          <w:lang w:val="en-US"/>
        </w:rPr>
      </w:pPr>
      <w:r w:rsidRPr="001D6767">
        <w:rPr>
          <w:rFonts w:ascii="Times New Roman" w:eastAsia="Times New Roman" w:hAnsi="Times New Roman" w:cs="Times New Roman"/>
          <w:sz w:val="28"/>
          <w:szCs w:val="28"/>
          <w:lang w:val="en-US"/>
        </w:rPr>
        <w:t>CONCLUSION: Analgesia with 50</w:t>
      </w:r>
      <w:r>
        <w:rPr>
          <w:rFonts w:ascii="Times New Roman" w:eastAsia="Times New Roman" w:hAnsi="Times New Roman" w:cs="Times New Roman"/>
          <w:sz w:val="28"/>
          <w:szCs w:val="28"/>
        </w:rPr>
        <w:t>μ</w:t>
      </w:r>
      <w:r w:rsidRPr="001D6767">
        <w:rPr>
          <w:rFonts w:ascii="Times New Roman" w:eastAsia="Times New Roman" w:hAnsi="Times New Roman" w:cs="Times New Roman"/>
          <w:sz w:val="28"/>
          <w:szCs w:val="28"/>
          <w:lang w:val="en-US"/>
        </w:rPr>
        <w:t>g IT is also effective in the management of post-cesarean pain with the same satisfaction of the patients although having a high rate of pain after the 24th hour postoperati</w:t>
      </w:r>
      <w:r w:rsidRPr="001D6767">
        <w:rPr>
          <w:rFonts w:ascii="Times New Roman" w:eastAsia="Times New Roman" w:hAnsi="Times New Roman" w:cs="Times New Roman"/>
          <w:sz w:val="28"/>
          <w:szCs w:val="28"/>
          <w:lang w:val="en-US"/>
        </w:rPr>
        <w:t>ve.</w:t>
      </w:r>
    </w:p>
    <w:p w:rsidR="00107430" w:rsidRPr="001D6767" w:rsidRDefault="00257716">
      <w:pPr>
        <w:spacing w:after="0"/>
        <w:jc w:val="both"/>
        <w:rPr>
          <w:rFonts w:ascii="Times New Roman" w:eastAsia="Times New Roman" w:hAnsi="Times New Roman" w:cs="Times New Roman"/>
          <w:sz w:val="28"/>
          <w:szCs w:val="28"/>
          <w:lang w:val="en-US"/>
        </w:rPr>
      </w:pPr>
      <w:r w:rsidRPr="001D6767">
        <w:rPr>
          <w:rFonts w:ascii="Times New Roman" w:eastAsia="Times New Roman" w:hAnsi="Times New Roman" w:cs="Times New Roman"/>
          <w:sz w:val="28"/>
          <w:szCs w:val="28"/>
          <w:lang w:val="en-US"/>
        </w:rPr>
        <w:t>Key words: postoperative pain, caesarean section, spinal anesthesia 100</w:t>
      </w:r>
      <w:r>
        <w:rPr>
          <w:rFonts w:ascii="Times New Roman" w:eastAsia="Times New Roman" w:hAnsi="Times New Roman" w:cs="Times New Roman"/>
          <w:sz w:val="28"/>
          <w:szCs w:val="28"/>
        </w:rPr>
        <w:t>μ</w:t>
      </w:r>
      <w:r w:rsidRPr="001D6767">
        <w:rPr>
          <w:rFonts w:ascii="Times New Roman" w:eastAsia="Times New Roman" w:hAnsi="Times New Roman" w:cs="Times New Roman"/>
          <w:sz w:val="28"/>
          <w:szCs w:val="28"/>
          <w:lang w:val="en-US"/>
        </w:rPr>
        <w:t>g, spinal 50</w:t>
      </w:r>
      <w:r>
        <w:rPr>
          <w:rFonts w:ascii="Times New Roman" w:eastAsia="Times New Roman" w:hAnsi="Times New Roman" w:cs="Times New Roman"/>
          <w:sz w:val="28"/>
          <w:szCs w:val="28"/>
        </w:rPr>
        <w:t>μ</w:t>
      </w:r>
      <w:r w:rsidRPr="001D6767">
        <w:rPr>
          <w:rFonts w:ascii="Times New Roman" w:eastAsia="Times New Roman" w:hAnsi="Times New Roman" w:cs="Times New Roman"/>
          <w:sz w:val="28"/>
          <w:szCs w:val="28"/>
          <w:lang w:val="en-US"/>
        </w:rPr>
        <w:t>g</w:t>
      </w:r>
    </w:p>
    <w:p w:rsidR="00107430" w:rsidRPr="001D6767" w:rsidRDefault="00257716">
      <w:pPr>
        <w:jc w:val="both"/>
        <w:rPr>
          <w:rFonts w:ascii="Times New Roman" w:eastAsia="Times New Roman" w:hAnsi="Times New Roman" w:cs="Times New Roman"/>
          <w:sz w:val="28"/>
          <w:szCs w:val="28"/>
          <w:lang w:val="en-US"/>
        </w:rPr>
      </w:pPr>
      <w:r w:rsidRPr="001D6767">
        <w:rPr>
          <w:rFonts w:ascii="Times New Roman" w:eastAsia="Times New Roman" w:hAnsi="Times New Roman" w:cs="Times New Roman"/>
          <w:sz w:val="28"/>
          <w:szCs w:val="28"/>
          <w:lang w:val="en-US"/>
        </w:rPr>
        <w:t xml:space="preserve">AUTHOR: DIAWARA </w:t>
      </w:r>
      <w:proofErr w:type="spellStart"/>
      <w:r w:rsidRPr="001D6767">
        <w:rPr>
          <w:rFonts w:ascii="Times New Roman" w:eastAsia="Times New Roman" w:hAnsi="Times New Roman" w:cs="Times New Roman"/>
          <w:sz w:val="28"/>
          <w:szCs w:val="28"/>
          <w:lang w:val="en-US"/>
        </w:rPr>
        <w:t>Assitan</w:t>
      </w:r>
      <w:proofErr w:type="spellEnd"/>
      <w:r w:rsidRPr="001D6767">
        <w:rPr>
          <w:rFonts w:ascii="Times New Roman" w:eastAsia="Times New Roman" w:hAnsi="Times New Roman" w:cs="Times New Roman"/>
          <w:sz w:val="28"/>
          <w:szCs w:val="28"/>
          <w:lang w:val="en-US"/>
        </w:rPr>
        <w:t xml:space="preserve"> EMAIL: assidiawara86@gmail.com Tel: +226 70 76 66 56</w:t>
      </w:r>
    </w:p>
    <w:sectPr w:rsidR="00107430" w:rsidRPr="001D6767">
      <w:pgSz w:w="11906" w:h="16838"/>
      <w:pgMar w:top="1417" w:right="1417" w:bottom="1417"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C3CE1"/>
    <w:multiLevelType w:val="multilevel"/>
    <w:tmpl w:val="7AC8EA26"/>
    <w:lvl w:ilvl="0">
      <w:start w:val="4"/>
      <w:numFmt w:val="decimal"/>
      <w:lvlText w:val="%1."/>
      <w:lvlJc w:val="left"/>
      <w:pPr>
        <w:ind w:left="672" w:hanging="672"/>
      </w:pPr>
    </w:lvl>
    <w:lvl w:ilvl="1">
      <w:start w:val="2"/>
      <w:numFmt w:val="decimal"/>
      <w:lvlText w:val="%1.%2."/>
      <w:lvlJc w:val="left"/>
      <w:pPr>
        <w:ind w:left="720" w:hanging="720"/>
      </w:pPr>
    </w:lvl>
    <w:lvl w:ilvl="2">
      <w:start w:val="6"/>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100673BE"/>
    <w:multiLevelType w:val="multilevel"/>
    <w:tmpl w:val="3F9231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5466401"/>
    <w:multiLevelType w:val="multilevel"/>
    <w:tmpl w:val="6DC0D204"/>
    <w:lvl w:ilvl="0">
      <w:start w:val="4"/>
      <w:numFmt w:val="decimal"/>
      <w:lvlText w:val="%1."/>
      <w:lvlJc w:val="left"/>
      <w:pPr>
        <w:ind w:left="672" w:hanging="672"/>
      </w:pPr>
    </w:lvl>
    <w:lvl w:ilvl="1">
      <w:start w:val="1"/>
      <w:numFmt w:val="decimal"/>
      <w:lvlText w:val="%1.%2."/>
      <w:lvlJc w:val="left"/>
      <w:pPr>
        <w:ind w:left="900" w:hanging="720"/>
      </w:pPr>
    </w:lvl>
    <w:lvl w:ilvl="2">
      <w:start w:val="1"/>
      <w:numFmt w:val="decimal"/>
      <w:lvlText w:val="%1.%2.%3-"/>
      <w:lvlJc w:val="left"/>
      <w:pPr>
        <w:ind w:left="1080" w:hanging="720"/>
      </w:pPr>
    </w:lvl>
    <w:lvl w:ilvl="3">
      <w:start w:val="1"/>
      <w:numFmt w:val="decimal"/>
      <w:lvlText w:val="%1.%2.%3-%4."/>
      <w:lvlJc w:val="left"/>
      <w:pPr>
        <w:ind w:left="1620" w:hanging="1080"/>
      </w:pPr>
    </w:lvl>
    <w:lvl w:ilvl="4">
      <w:start w:val="1"/>
      <w:numFmt w:val="decimal"/>
      <w:lvlText w:val="%1.%2.%3-%4.%5."/>
      <w:lvlJc w:val="left"/>
      <w:pPr>
        <w:ind w:left="1800" w:hanging="1080"/>
      </w:pPr>
    </w:lvl>
    <w:lvl w:ilvl="5">
      <w:start w:val="1"/>
      <w:numFmt w:val="decimal"/>
      <w:lvlText w:val="%1.%2.%3-%4.%5.%6."/>
      <w:lvlJc w:val="left"/>
      <w:pPr>
        <w:ind w:left="2340" w:hanging="1440"/>
      </w:pPr>
    </w:lvl>
    <w:lvl w:ilvl="6">
      <w:start w:val="1"/>
      <w:numFmt w:val="decimal"/>
      <w:lvlText w:val="%1.%2.%3-%4.%5.%6.%7."/>
      <w:lvlJc w:val="left"/>
      <w:pPr>
        <w:ind w:left="2880" w:hanging="1800"/>
      </w:pPr>
    </w:lvl>
    <w:lvl w:ilvl="7">
      <w:start w:val="1"/>
      <w:numFmt w:val="decimal"/>
      <w:lvlText w:val="%1.%2.%3-%4.%5.%6.%7.%8."/>
      <w:lvlJc w:val="left"/>
      <w:pPr>
        <w:ind w:left="3060" w:hanging="1800"/>
      </w:pPr>
    </w:lvl>
    <w:lvl w:ilvl="8">
      <w:start w:val="1"/>
      <w:numFmt w:val="decimal"/>
      <w:lvlText w:val="%1.%2.%3-%4.%5.%6.%7.%8.%9."/>
      <w:lvlJc w:val="left"/>
      <w:pPr>
        <w:ind w:left="3600" w:hanging="2160"/>
      </w:pPr>
    </w:lvl>
  </w:abstractNum>
  <w:abstractNum w:abstractNumId="3" w15:restartNumberingAfterBreak="0">
    <w:nsid w:val="25741122"/>
    <w:multiLevelType w:val="multilevel"/>
    <w:tmpl w:val="D098F53A"/>
    <w:lvl w:ilvl="0">
      <w:start w:val="2"/>
      <w:numFmt w:val="decimal"/>
      <w:lvlText w:val="%1."/>
      <w:lvlJc w:val="left"/>
      <w:pPr>
        <w:ind w:left="465" w:hanging="465"/>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4" w15:restartNumberingAfterBreak="0">
    <w:nsid w:val="258634E7"/>
    <w:multiLevelType w:val="multilevel"/>
    <w:tmpl w:val="60F89BDC"/>
    <w:lvl w:ilvl="0">
      <w:start w:val="4"/>
      <w:numFmt w:val="decimal"/>
      <w:lvlText w:val="%1."/>
      <w:lvlJc w:val="left"/>
      <w:pPr>
        <w:ind w:left="672" w:hanging="672"/>
      </w:pPr>
    </w:lvl>
    <w:lvl w:ilvl="1">
      <w:start w:val="3"/>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 w15:restartNumberingAfterBreak="0">
    <w:nsid w:val="29DF057E"/>
    <w:multiLevelType w:val="multilevel"/>
    <w:tmpl w:val="D5AE2E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0346EB1"/>
    <w:multiLevelType w:val="multilevel"/>
    <w:tmpl w:val="834A21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E685DAB"/>
    <w:multiLevelType w:val="multilevel"/>
    <w:tmpl w:val="84B46D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0FB2159"/>
    <w:multiLevelType w:val="multilevel"/>
    <w:tmpl w:val="F4AC081A"/>
    <w:lvl w:ilvl="0">
      <w:start w:val="4"/>
      <w:numFmt w:val="decimal"/>
      <w:lvlText w:val="%1."/>
      <w:lvlJc w:val="left"/>
      <w:pPr>
        <w:ind w:left="672" w:hanging="672"/>
      </w:pPr>
    </w:lvl>
    <w:lvl w:ilvl="1">
      <w:start w:val="2"/>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9" w15:restartNumberingAfterBreak="0">
    <w:nsid w:val="449A1A51"/>
    <w:multiLevelType w:val="multilevel"/>
    <w:tmpl w:val="A3184F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FDA2259"/>
    <w:multiLevelType w:val="multilevel"/>
    <w:tmpl w:val="F51E07E8"/>
    <w:lvl w:ilvl="0">
      <w:start w:val="1"/>
      <w:numFmt w:val="bullet"/>
      <w:lvlText w:val="-"/>
      <w:lvlJc w:val="left"/>
      <w:pPr>
        <w:ind w:left="720" w:hanging="360"/>
      </w:pPr>
      <w:rPr>
        <w:rFonts w:ascii="Calibri" w:eastAsia="Calibri" w:hAnsi="Calibri" w:cs="Calibri"/>
        <w:b w:val="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3F474D2"/>
    <w:multiLevelType w:val="multilevel"/>
    <w:tmpl w:val="E146F7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6852860"/>
    <w:multiLevelType w:val="multilevel"/>
    <w:tmpl w:val="661235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C017382"/>
    <w:multiLevelType w:val="multilevel"/>
    <w:tmpl w:val="13366B5E"/>
    <w:lvl w:ilvl="0">
      <w:start w:val="5"/>
      <w:numFmt w:val="decimal"/>
      <w:lvlText w:val="%1."/>
      <w:lvlJc w:val="left"/>
      <w:pPr>
        <w:ind w:left="456" w:hanging="456"/>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num w:numId="1">
    <w:abstractNumId w:val="7"/>
  </w:num>
  <w:num w:numId="2">
    <w:abstractNumId w:val="5"/>
  </w:num>
  <w:num w:numId="3">
    <w:abstractNumId w:val="1"/>
  </w:num>
  <w:num w:numId="4">
    <w:abstractNumId w:val="11"/>
  </w:num>
  <w:num w:numId="5">
    <w:abstractNumId w:val="10"/>
  </w:num>
  <w:num w:numId="6">
    <w:abstractNumId w:val="9"/>
  </w:num>
  <w:num w:numId="7">
    <w:abstractNumId w:val="2"/>
  </w:num>
  <w:num w:numId="8">
    <w:abstractNumId w:val="8"/>
  </w:num>
  <w:num w:numId="9">
    <w:abstractNumId w:val="0"/>
  </w:num>
  <w:num w:numId="10">
    <w:abstractNumId w:val="6"/>
  </w:num>
  <w:num w:numId="11">
    <w:abstractNumId w:val="12"/>
  </w:num>
  <w:num w:numId="12">
    <w:abstractNumId w:val="3"/>
  </w:num>
  <w:num w:numId="13">
    <w:abstractNumId w:val="4"/>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7430"/>
    <w:rsid w:val="00107430"/>
    <w:rsid w:val="001D6767"/>
    <w:rsid w:val="0025771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rules v:ext="edit">
        <o:r id="V:Rule1" type="connector" idref="#_x0000_s1046"/>
      </o:rules>
    </o:shapelayout>
  </w:shapeDefaults>
  <w:decimalSymbol w:val=","/>
  <w:listSeparator w:val=";"/>
  <w14:docId w14:val="2FF8FBE7"/>
  <w15:docId w15:val="{9F50CB3C-116E-4270-A75F-F23DC6E42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fr-FR" w:eastAsia="fr-F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6EEA"/>
    <w:rPr>
      <w:rFonts w:eastAsiaTheme="minorEastAsia"/>
    </w:rPr>
  </w:style>
  <w:style w:type="paragraph" w:styleId="Titre1">
    <w:name w:val="heading 1"/>
    <w:basedOn w:val="Normal"/>
    <w:next w:val="Normal"/>
    <w:link w:val="Titre1Car"/>
    <w:uiPriority w:val="9"/>
    <w:qFormat/>
    <w:rsid w:val="00AC6EEA"/>
    <w:pPr>
      <w:autoSpaceDE w:val="0"/>
      <w:autoSpaceDN w:val="0"/>
      <w:adjustRightInd w:val="0"/>
      <w:spacing w:after="0" w:line="240" w:lineRule="auto"/>
      <w:outlineLvl w:val="0"/>
    </w:pPr>
    <w:rPr>
      <w:rFonts w:ascii="Courier New" w:eastAsiaTheme="minorHAnsi" w:hAnsi="Courier New" w:cs="Courier New"/>
      <w:b/>
      <w:bCs/>
      <w:color w:val="000000"/>
      <w:sz w:val="32"/>
      <w:szCs w:val="32"/>
      <w:lang w:eastAsia="en-US"/>
    </w:rPr>
  </w:style>
  <w:style w:type="paragraph" w:styleId="Titre2">
    <w:name w:val="heading 2"/>
    <w:basedOn w:val="Normal"/>
    <w:next w:val="Normal"/>
    <w:link w:val="Titre2Car"/>
    <w:uiPriority w:val="9"/>
    <w:semiHidden/>
    <w:unhideWhenUsed/>
    <w:qFormat/>
    <w:rsid w:val="00AC6EEA"/>
    <w:pPr>
      <w:autoSpaceDE w:val="0"/>
      <w:autoSpaceDN w:val="0"/>
      <w:adjustRightInd w:val="0"/>
      <w:spacing w:after="0" w:line="240" w:lineRule="auto"/>
      <w:outlineLvl w:val="1"/>
    </w:pPr>
    <w:rPr>
      <w:rFonts w:ascii="Courier New" w:eastAsiaTheme="minorHAnsi" w:hAnsi="Courier New" w:cs="Courier New"/>
      <w:b/>
      <w:bCs/>
      <w:i/>
      <w:iCs/>
      <w:color w:val="000000"/>
      <w:sz w:val="28"/>
      <w:szCs w:val="28"/>
      <w:lang w:eastAsia="en-US"/>
    </w:rPr>
  </w:style>
  <w:style w:type="paragraph" w:styleId="Titre3">
    <w:name w:val="heading 3"/>
    <w:basedOn w:val="Normal"/>
    <w:next w:val="Normal"/>
    <w:link w:val="Titre3Car"/>
    <w:uiPriority w:val="9"/>
    <w:semiHidden/>
    <w:unhideWhenUsed/>
    <w:qFormat/>
    <w:rsid w:val="00AC6EEA"/>
    <w:pPr>
      <w:autoSpaceDE w:val="0"/>
      <w:autoSpaceDN w:val="0"/>
      <w:adjustRightInd w:val="0"/>
      <w:spacing w:after="0" w:line="240" w:lineRule="auto"/>
      <w:outlineLvl w:val="2"/>
    </w:pPr>
    <w:rPr>
      <w:rFonts w:ascii="Courier New" w:eastAsiaTheme="minorHAnsi" w:hAnsi="Courier New" w:cs="Courier New"/>
      <w:b/>
      <w:bCs/>
      <w:color w:val="000000"/>
      <w:sz w:val="26"/>
      <w:szCs w:val="26"/>
      <w:lang w:eastAsia="en-US"/>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character" w:customStyle="1" w:styleId="Titre1Car">
    <w:name w:val="Titre 1 Car"/>
    <w:basedOn w:val="Policepardfaut"/>
    <w:link w:val="Titre1"/>
    <w:uiPriority w:val="9"/>
    <w:rsid w:val="00AC6EEA"/>
    <w:rPr>
      <w:rFonts w:ascii="Courier New" w:hAnsi="Courier New" w:cs="Courier New"/>
      <w:b/>
      <w:bCs/>
      <w:color w:val="000000"/>
      <w:sz w:val="32"/>
      <w:szCs w:val="32"/>
    </w:rPr>
  </w:style>
  <w:style w:type="character" w:customStyle="1" w:styleId="Titre2Car">
    <w:name w:val="Titre 2 Car"/>
    <w:basedOn w:val="Policepardfaut"/>
    <w:link w:val="Titre2"/>
    <w:uiPriority w:val="99"/>
    <w:rsid w:val="00AC6EEA"/>
    <w:rPr>
      <w:rFonts w:ascii="Courier New" w:hAnsi="Courier New" w:cs="Courier New"/>
      <w:b/>
      <w:bCs/>
      <w:i/>
      <w:iCs/>
      <w:color w:val="000000"/>
      <w:sz w:val="28"/>
      <w:szCs w:val="28"/>
    </w:rPr>
  </w:style>
  <w:style w:type="character" w:customStyle="1" w:styleId="Titre3Car">
    <w:name w:val="Titre 3 Car"/>
    <w:basedOn w:val="Policepardfaut"/>
    <w:link w:val="Titre3"/>
    <w:uiPriority w:val="99"/>
    <w:rsid w:val="00AC6EEA"/>
    <w:rPr>
      <w:rFonts w:ascii="Courier New" w:hAnsi="Courier New" w:cs="Courier New"/>
      <w:b/>
      <w:bCs/>
      <w:color w:val="000000"/>
      <w:sz w:val="26"/>
      <w:szCs w:val="26"/>
    </w:rPr>
  </w:style>
  <w:style w:type="paragraph" w:customStyle="1" w:styleId="Default">
    <w:name w:val="Default"/>
    <w:rsid w:val="00AC6EEA"/>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uiPriority w:val="34"/>
    <w:qFormat/>
    <w:rsid w:val="00AC6EEA"/>
    <w:pPr>
      <w:spacing w:after="160" w:line="259" w:lineRule="auto"/>
      <w:ind w:left="720"/>
      <w:contextualSpacing/>
    </w:pPr>
    <w:rPr>
      <w:rFonts w:eastAsiaTheme="minorHAnsi"/>
      <w:lang w:eastAsia="en-US"/>
    </w:rPr>
  </w:style>
  <w:style w:type="character" w:styleId="Lienhypertexte">
    <w:name w:val="Hyperlink"/>
    <w:basedOn w:val="Policepardfaut"/>
    <w:uiPriority w:val="99"/>
    <w:unhideWhenUsed/>
    <w:rsid w:val="00AC6EEA"/>
    <w:rPr>
      <w:color w:val="0000FF"/>
      <w:u w:val="single"/>
    </w:rPr>
  </w:style>
  <w:style w:type="character" w:styleId="Lienhypertextesuivivisit">
    <w:name w:val="FollowedHyperlink"/>
    <w:basedOn w:val="Policepardfaut"/>
    <w:uiPriority w:val="99"/>
    <w:semiHidden/>
    <w:unhideWhenUsed/>
    <w:rsid w:val="00AC6EEA"/>
    <w:rPr>
      <w:color w:val="954F72" w:themeColor="followedHyperlink"/>
      <w:u w:val="single"/>
    </w:rPr>
  </w:style>
  <w:style w:type="numbering" w:customStyle="1" w:styleId="Aucuneliste1">
    <w:name w:val="Aucune liste1"/>
    <w:next w:val="Aucuneliste"/>
    <w:uiPriority w:val="99"/>
    <w:semiHidden/>
    <w:unhideWhenUsed/>
    <w:rsid w:val="00AC6EEA"/>
  </w:style>
  <w:style w:type="table" w:styleId="Grilledutableau">
    <w:name w:val="Table Grid"/>
    <w:basedOn w:val="TableauNormal"/>
    <w:uiPriority w:val="59"/>
    <w:rsid w:val="00AC6E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1">
    <w:name w:val="Grille du tableau1"/>
    <w:basedOn w:val="TableauNormal"/>
    <w:next w:val="Grilledutableau"/>
    <w:uiPriority w:val="39"/>
    <w:rsid w:val="00EB11F5"/>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B1335"/>
    <w:pPr>
      <w:spacing w:before="100" w:beforeAutospacing="1" w:after="100" w:afterAutospacing="1" w:line="240" w:lineRule="auto"/>
    </w:pPr>
    <w:rPr>
      <w:rFonts w:ascii="Times New Roman" w:eastAsia="Times New Roman" w:hAnsi="Times New Roman" w:cs="Times New Roman"/>
      <w:sz w:val="24"/>
      <w:szCs w:val="24"/>
    </w:rPr>
  </w:style>
  <w:style w:type="paragraph" w:styleId="Textedebulles">
    <w:name w:val="Balloon Text"/>
    <w:basedOn w:val="Normal"/>
    <w:link w:val="TextedebullesCar"/>
    <w:uiPriority w:val="99"/>
    <w:semiHidden/>
    <w:unhideWhenUsed/>
    <w:rsid w:val="009A242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A2429"/>
    <w:rPr>
      <w:rFonts w:ascii="Tahoma" w:eastAsiaTheme="minorEastAsia" w:hAnsi="Tahoma" w:cs="Tahoma"/>
      <w:sz w:val="16"/>
      <w:szCs w:val="16"/>
      <w:lang w:eastAsia="fr-FR"/>
    </w:rPr>
  </w:style>
  <w:style w:type="paragraph" w:styleId="En-tte">
    <w:name w:val="header"/>
    <w:basedOn w:val="Normal"/>
    <w:link w:val="En-tteCar"/>
    <w:uiPriority w:val="99"/>
    <w:semiHidden/>
    <w:unhideWhenUsed/>
    <w:rsid w:val="0045238C"/>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45238C"/>
    <w:rPr>
      <w:rFonts w:eastAsiaTheme="minorEastAsia"/>
      <w:lang w:eastAsia="fr-FR"/>
    </w:rPr>
  </w:style>
  <w:style w:type="paragraph" w:styleId="Pieddepage">
    <w:name w:val="footer"/>
    <w:basedOn w:val="Normal"/>
    <w:link w:val="PieddepageCar"/>
    <w:uiPriority w:val="99"/>
    <w:semiHidden/>
    <w:unhideWhenUsed/>
    <w:rsid w:val="0045238C"/>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45238C"/>
    <w:rPr>
      <w:rFonts w:eastAsiaTheme="minorEastAsia"/>
      <w:lang w:eastAsia="fr-FR"/>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0">
    <w:basedOn w:val="TableNormal"/>
    <w:pPr>
      <w:spacing w:after="0"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1">
    <w:basedOn w:val="TableNormal"/>
    <w:pPr>
      <w:spacing w:after="0"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2">
    <w:basedOn w:val="TableNormal"/>
    <w:pPr>
      <w:spacing w:after="0"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70" w:type="dxa"/>
        <w:bottom w:w="0" w:type="dxa"/>
        <w:right w:w="70" w:type="dxa"/>
      </w:tblCellMar>
    </w:tblPr>
  </w:style>
  <w:style w:type="table" w:customStyle="1" w:styleId="a4">
    <w:basedOn w:val="TableNormal"/>
    <w:tblPr>
      <w:tblStyleRowBandSize w:val="1"/>
      <w:tblStyleColBandSize w:val="1"/>
      <w:tblCellMar>
        <w:top w:w="0" w:type="dxa"/>
        <w:left w:w="0" w:type="dxa"/>
        <w:bottom w:w="0" w:type="dxa"/>
        <w:right w:w="0" w:type="dxa"/>
      </w:tblCellMar>
    </w:tblPr>
  </w:style>
  <w:style w:type="table" w:customStyle="1" w:styleId="a5">
    <w:basedOn w:val="TableNormal"/>
    <w:pPr>
      <w:spacing w:after="0" w:line="240" w:lineRule="auto"/>
    </w:pPr>
    <w:rPr>
      <w:sz w:val="24"/>
      <w:szCs w:val="24"/>
    </w:rPr>
    <w:tblPr>
      <w:tblStyleRowBandSize w:val="1"/>
      <w:tblStyleColBandSize w:val="1"/>
      <w:tblCellMar>
        <w:top w:w="0" w:type="dxa"/>
        <w:left w:w="108" w:type="dxa"/>
        <w:bottom w:w="0" w:type="dxa"/>
        <w:right w:w="108" w:type="dxa"/>
      </w:tblCellMar>
    </w:tblPr>
  </w:style>
  <w:style w:type="table" w:customStyle="1" w:styleId="a6">
    <w:basedOn w:val="TableNormal"/>
    <w:pPr>
      <w:spacing w:after="0" w:line="240" w:lineRule="auto"/>
    </w:pPr>
    <w:rPr>
      <w:sz w:val="24"/>
      <w:szCs w:val="24"/>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hyperlink" Target="http://doxa.upec"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chart" Target="charts/chart4.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www.invs.sante.f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hart" Target="charts/chart3.xml"/><Relationship Id="rId5" Type="http://schemas.openxmlformats.org/officeDocument/2006/relationships/image" Target="media/image1.png"/><Relationship Id="rId15" Type="http://schemas.openxmlformats.org/officeDocument/2006/relationships/hyperlink" Target="https://doi.org/10.1136/bmj.k55"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hyperlink" Target="https://doi.org/10.1016/S0140-6736%20(18)%2031928-7"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oleObject" Target="file:///C:\Users\user\Documents\data_150%20bon%20de%20seydou.xlsx" TargetMode="External"/></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Satisfaction du traitement</a:t>
            </a:r>
          </a:p>
        </c:rich>
      </c:tx>
      <c:overlay val="0"/>
      <c:spPr>
        <a:noFill/>
        <a:ln>
          <a:noFill/>
        </a:ln>
        <a:effectLst/>
      </c:spPr>
    </c:title>
    <c:autoTitleDeleted val="0"/>
    <c:plotArea>
      <c:layout/>
      <c:barChart>
        <c:barDir val="col"/>
        <c:grouping val="clustered"/>
        <c:varyColors val="0"/>
        <c:ser>
          <c:idx val="0"/>
          <c:order val="0"/>
          <c:tx>
            <c:strRef>
              <c:f>satistaction!$K$6</c:f>
              <c:strCache>
                <c:ptCount val="1"/>
                <c:pt idx="0">
                  <c:v>50 microgramme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satistaction!$J$7:$J$10</c:f>
              <c:strCache>
                <c:ptCount val="4"/>
                <c:pt idx="0">
                  <c:v>Plutôt satisfaite</c:v>
                </c:pt>
                <c:pt idx="1">
                  <c:v>Très satisfaite</c:v>
                </c:pt>
                <c:pt idx="2">
                  <c:v>Un peu mécontente</c:v>
                </c:pt>
                <c:pt idx="3">
                  <c:v>Un peu satisfaite</c:v>
                </c:pt>
              </c:strCache>
            </c:strRef>
          </c:cat>
          <c:val>
            <c:numRef>
              <c:f>satistaction!$K$7:$K$10</c:f>
              <c:numCache>
                <c:formatCode>0.00%</c:formatCode>
                <c:ptCount val="4"/>
                <c:pt idx="0">
                  <c:v>0.42666666666666753</c:v>
                </c:pt>
                <c:pt idx="1">
                  <c:v>0.54666666666666652</c:v>
                </c:pt>
                <c:pt idx="2">
                  <c:v>2.6666666666666672E-2</c:v>
                </c:pt>
                <c:pt idx="3">
                  <c:v>0</c:v>
                </c:pt>
              </c:numCache>
            </c:numRef>
          </c:val>
          <c:extLst>
            <c:ext xmlns:c16="http://schemas.microsoft.com/office/drawing/2014/chart" uri="{C3380CC4-5D6E-409C-BE32-E72D297353CC}">
              <c16:uniqueId val="{00000000-9DE7-4397-A246-152E3B91AE20}"/>
            </c:ext>
          </c:extLst>
        </c:ser>
        <c:ser>
          <c:idx val="1"/>
          <c:order val="1"/>
          <c:tx>
            <c:strRef>
              <c:f>satistaction!$L$6</c:f>
              <c:strCache>
                <c:ptCount val="1"/>
                <c:pt idx="0">
                  <c:v>100 miocrogramme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satistaction!$J$7:$J$10</c:f>
              <c:strCache>
                <c:ptCount val="4"/>
                <c:pt idx="0">
                  <c:v>Plutôt satisfaite</c:v>
                </c:pt>
                <c:pt idx="1">
                  <c:v>Très satisfaite</c:v>
                </c:pt>
                <c:pt idx="2">
                  <c:v>Un peu mécontente</c:v>
                </c:pt>
                <c:pt idx="3">
                  <c:v>Un peu satisfaite</c:v>
                </c:pt>
              </c:strCache>
            </c:strRef>
          </c:cat>
          <c:val>
            <c:numRef>
              <c:f>satistaction!$L$7:$L$10</c:f>
              <c:numCache>
                <c:formatCode>0.00%</c:formatCode>
                <c:ptCount val="4"/>
                <c:pt idx="0">
                  <c:v>0.3466666666666674</c:v>
                </c:pt>
                <c:pt idx="1">
                  <c:v>0.58666666666666656</c:v>
                </c:pt>
                <c:pt idx="2">
                  <c:v>2.6666666666666672E-2</c:v>
                </c:pt>
                <c:pt idx="3">
                  <c:v>4.0000000000000022E-2</c:v>
                </c:pt>
              </c:numCache>
            </c:numRef>
          </c:val>
          <c:extLst>
            <c:ext xmlns:c16="http://schemas.microsoft.com/office/drawing/2014/chart" uri="{C3380CC4-5D6E-409C-BE32-E72D297353CC}">
              <c16:uniqueId val="{00000001-9DE7-4397-A246-152E3B91AE20}"/>
            </c:ext>
          </c:extLst>
        </c:ser>
        <c:dLbls>
          <c:showLegendKey val="0"/>
          <c:showVal val="1"/>
          <c:showCatName val="0"/>
          <c:showSerName val="0"/>
          <c:showPercent val="0"/>
          <c:showBubbleSize val="0"/>
        </c:dLbls>
        <c:gapWidth val="219"/>
        <c:overlap val="-27"/>
        <c:axId val="218321960"/>
        <c:axId val="218322352"/>
      </c:barChart>
      <c:catAx>
        <c:axId val="218321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18322352"/>
        <c:crosses val="autoZero"/>
        <c:auto val="1"/>
        <c:lblAlgn val="ctr"/>
        <c:lblOffset val="100"/>
        <c:noMultiLvlLbl val="0"/>
      </c:catAx>
      <c:valAx>
        <c:axId val="21832235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18321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Satisfaction de la reponse</a:t>
            </a:r>
            <a:r>
              <a:rPr lang="fr-FR" baseline="0"/>
              <a:t> des medecins et infirmieres</a:t>
            </a:r>
            <a:endParaRPr lang="fr-FR"/>
          </a:p>
        </c:rich>
      </c:tx>
      <c:overlay val="0"/>
      <c:spPr>
        <a:noFill/>
        <a:ln>
          <a:noFill/>
        </a:ln>
        <a:effectLst/>
      </c:spPr>
    </c:title>
    <c:autoTitleDeleted val="0"/>
    <c:plotArea>
      <c:layout/>
      <c:barChart>
        <c:barDir val="col"/>
        <c:grouping val="clustered"/>
        <c:varyColors val="0"/>
        <c:ser>
          <c:idx val="0"/>
          <c:order val="0"/>
          <c:tx>
            <c:strRef>
              <c:f>satistaction!$K$19</c:f>
              <c:strCache>
                <c:ptCount val="1"/>
                <c:pt idx="0">
                  <c:v>50 microgramme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satistaction!$J$20:$J$23</c:f>
              <c:strCache>
                <c:ptCount val="4"/>
                <c:pt idx="0">
                  <c:v>Plutôt satisfaite</c:v>
                </c:pt>
                <c:pt idx="1">
                  <c:v>Très satisfaite</c:v>
                </c:pt>
                <c:pt idx="2">
                  <c:v>Un peu mécontente</c:v>
                </c:pt>
                <c:pt idx="3">
                  <c:v>Un peu satisfaite</c:v>
                </c:pt>
              </c:strCache>
            </c:strRef>
          </c:cat>
          <c:val>
            <c:numRef>
              <c:f>satistaction!$K$20:$K$23</c:f>
              <c:numCache>
                <c:formatCode>0.00%</c:formatCode>
                <c:ptCount val="4"/>
                <c:pt idx="0">
                  <c:v>0.42666666666666753</c:v>
                </c:pt>
                <c:pt idx="1">
                  <c:v>0.54666666666666652</c:v>
                </c:pt>
                <c:pt idx="2">
                  <c:v>2.6666666666666672E-2</c:v>
                </c:pt>
                <c:pt idx="3">
                  <c:v>0</c:v>
                </c:pt>
              </c:numCache>
            </c:numRef>
          </c:val>
          <c:extLst>
            <c:ext xmlns:c16="http://schemas.microsoft.com/office/drawing/2014/chart" uri="{C3380CC4-5D6E-409C-BE32-E72D297353CC}">
              <c16:uniqueId val="{00000000-8645-49C1-8864-EAB85C6CD590}"/>
            </c:ext>
          </c:extLst>
        </c:ser>
        <c:ser>
          <c:idx val="1"/>
          <c:order val="1"/>
          <c:tx>
            <c:strRef>
              <c:f>satistaction!$L$19</c:f>
              <c:strCache>
                <c:ptCount val="1"/>
                <c:pt idx="0">
                  <c:v>100 miocrogramme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satistaction!$J$20:$J$23</c:f>
              <c:strCache>
                <c:ptCount val="4"/>
                <c:pt idx="0">
                  <c:v>Plutôt satisfaite</c:v>
                </c:pt>
                <c:pt idx="1">
                  <c:v>Très satisfaite</c:v>
                </c:pt>
                <c:pt idx="2">
                  <c:v>Un peu mécontente</c:v>
                </c:pt>
                <c:pt idx="3">
                  <c:v>Un peu satisfaite</c:v>
                </c:pt>
              </c:strCache>
            </c:strRef>
          </c:cat>
          <c:val>
            <c:numRef>
              <c:f>satistaction!$L$20:$L$23</c:f>
              <c:numCache>
                <c:formatCode>0.00%</c:formatCode>
                <c:ptCount val="4"/>
                <c:pt idx="0">
                  <c:v>0.36000000000000032</c:v>
                </c:pt>
                <c:pt idx="1">
                  <c:v>0.58666666666666656</c:v>
                </c:pt>
                <c:pt idx="2">
                  <c:v>1.3333333333333341E-2</c:v>
                </c:pt>
                <c:pt idx="3">
                  <c:v>4.0000000000000022E-2</c:v>
                </c:pt>
              </c:numCache>
            </c:numRef>
          </c:val>
          <c:extLst>
            <c:ext xmlns:c16="http://schemas.microsoft.com/office/drawing/2014/chart" uri="{C3380CC4-5D6E-409C-BE32-E72D297353CC}">
              <c16:uniqueId val="{00000001-8645-49C1-8864-EAB85C6CD590}"/>
            </c:ext>
          </c:extLst>
        </c:ser>
        <c:dLbls>
          <c:showLegendKey val="0"/>
          <c:showVal val="1"/>
          <c:showCatName val="0"/>
          <c:showSerName val="0"/>
          <c:showPercent val="0"/>
          <c:showBubbleSize val="0"/>
        </c:dLbls>
        <c:gapWidth val="219"/>
        <c:overlap val="-27"/>
        <c:axId val="218323136"/>
        <c:axId val="218323528"/>
      </c:barChart>
      <c:catAx>
        <c:axId val="218323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18323528"/>
        <c:crosses val="autoZero"/>
        <c:auto val="1"/>
        <c:lblAlgn val="ctr"/>
        <c:lblOffset val="100"/>
        <c:noMultiLvlLbl val="0"/>
      </c:catAx>
      <c:valAx>
        <c:axId val="21832352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183231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latin typeface="Times New Roman" panose="02020603050405020304" pitchFamily="18" charset="0"/>
                <a:cs typeface="Times New Roman" panose="02020603050405020304" pitchFamily="18" charset="0"/>
              </a:rPr>
              <a:t>Pourcentage de</a:t>
            </a:r>
            <a:r>
              <a:rPr lang="fr-FR" baseline="0">
                <a:latin typeface="Times New Roman" panose="02020603050405020304" pitchFamily="18" charset="0"/>
                <a:cs typeface="Times New Roman" panose="02020603050405020304" pitchFamily="18" charset="0"/>
              </a:rPr>
              <a:t> cas des parametres de surveillance dans les 25mn selon la dose de morphine</a:t>
            </a:r>
            <a:endParaRPr lang="fr-FR">
              <a:latin typeface="Times New Roman" panose="02020603050405020304" pitchFamily="18" charset="0"/>
              <a:cs typeface="Times New Roman" panose="02020603050405020304" pitchFamily="18" charset="0"/>
            </a:endParaRPr>
          </a:p>
        </c:rich>
      </c:tx>
      <c:overlay val="0"/>
      <c:spPr>
        <a:noFill/>
        <a:ln>
          <a:noFill/>
        </a:ln>
        <a:effectLst/>
      </c:spPr>
    </c:title>
    <c:autoTitleDeleted val="0"/>
    <c:plotArea>
      <c:layout/>
      <c:barChart>
        <c:barDir val="col"/>
        <c:grouping val="clustered"/>
        <c:varyColors val="0"/>
        <c:ser>
          <c:idx val="0"/>
          <c:order val="0"/>
          <c:tx>
            <c:strRef>
              <c:f>Para_surveillance!$S$4</c:f>
              <c:strCache>
                <c:ptCount val="1"/>
                <c:pt idx="0">
                  <c:v>50 microgramme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Para_surveillance!$R$5:$R$13</c:f>
              <c:strCache>
                <c:ptCount val="9"/>
                <c:pt idx="0">
                  <c:v>Prurit</c:v>
                </c:pt>
                <c:pt idx="1">
                  <c:v>Allergie</c:v>
                </c:pt>
                <c:pt idx="2">
                  <c:v>Hypersudation</c:v>
                </c:pt>
                <c:pt idx="3">
                  <c:v>Nausées</c:v>
                </c:pt>
                <c:pt idx="4">
                  <c:v>Vomissements</c:v>
                </c:pt>
                <c:pt idx="5">
                  <c:v>Somnolence</c:v>
                </c:pt>
                <c:pt idx="6">
                  <c:v>Arrêt cardiorespiratoire</c:v>
                </c:pt>
                <c:pt idx="7">
                  <c:v>Dépression respiratoire</c:v>
                </c:pt>
                <c:pt idx="8">
                  <c:v>Convulsions</c:v>
                </c:pt>
              </c:strCache>
            </c:strRef>
          </c:cat>
          <c:val>
            <c:numRef>
              <c:f>Para_surveillance!$S$5:$S$13</c:f>
              <c:numCache>
                <c:formatCode>0.0%</c:formatCode>
                <c:ptCount val="9"/>
                <c:pt idx="0">
                  <c:v>1.3333333333333341E-2</c:v>
                </c:pt>
                <c:pt idx="1">
                  <c:v>2.6666666666666672E-2</c:v>
                </c:pt>
                <c:pt idx="2">
                  <c:v>0</c:v>
                </c:pt>
                <c:pt idx="3">
                  <c:v>4.0000000000000022E-2</c:v>
                </c:pt>
                <c:pt idx="4">
                  <c:v>1.3333333333333341E-2</c:v>
                </c:pt>
                <c:pt idx="5">
                  <c:v>1.3333333333333341E-2</c:v>
                </c:pt>
                <c:pt idx="6">
                  <c:v>0</c:v>
                </c:pt>
                <c:pt idx="7">
                  <c:v>0</c:v>
                </c:pt>
                <c:pt idx="8">
                  <c:v>0</c:v>
                </c:pt>
              </c:numCache>
            </c:numRef>
          </c:val>
          <c:extLst>
            <c:ext xmlns:c16="http://schemas.microsoft.com/office/drawing/2014/chart" uri="{C3380CC4-5D6E-409C-BE32-E72D297353CC}">
              <c16:uniqueId val="{00000000-BC4A-473A-8A6A-7002C9904E0B}"/>
            </c:ext>
          </c:extLst>
        </c:ser>
        <c:ser>
          <c:idx val="1"/>
          <c:order val="1"/>
          <c:tx>
            <c:strRef>
              <c:f>Para_surveillance!$T$4</c:f>
              <c:strCache>
                <c:ptCount val="1"/>
                <c:pt idx="0">
                  <c:v>100 miocrogramme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Para_surveillance!$R$5:$R$13</c:f>
              <c:strCache>
                <c:ptCount val="9"/>
                <c:pt idx="0">
                  <c:v>Prurit</c:v>
                </c:pt>
                <c:pt idx="1">
                  <c:v>Allergie</c:v>
                </c:pt>
                <c:pt idx="2">
                  <c:v>Hypersudation</c:v>
                </c:pt>
                <c:pt idx="3">
                  <c:v>Nausées</c:v>
                </c:pt>
                <c:pt idx="4">
                  <c:v>Vomissements</c:v>
                </c:pt>
                <c:pt idx="5">
                  <c:v>Somnolence</c:v>
                </c:pt>
                <c:pt idx="6">
                  <c:v>Arrêt cardiorespiratoire</c:v>
                </c:pt>
                <c:pt idx="7">
                  <c:v>Dépression respiratoire</c:v>
                </c:pt>
                <c:pt idx="8">
                  <c:v>Convulsions</c:v>
                </c:pt>
              </c:strCache>
            </c:strRef>
          </c:cat>
          <c:val>
            <c:numRef>
              <c:f>Para_surveillance!$T$5:$T$13</c:f>
              <c:numCache>
                <c:formatCode>0.0%</c:formatCode>
                <c:ptCount val="9"/>
                <c:pt idx="0">
                  <c:v>6.666666666666668E-2</c:v>
                </c:pt>
                <c:pt idx="1">
                  <c:v>0</c:v>
                </c:pt>
                <c:pt idx="2">
                  <c:v>8.0000000000000043E-2</c:v>
                </c:pt>
                <c:pt idx="3">
                  <c:v>0.1066666666666668</c:v>
                </c:pt>
                <c:pt idx="4">
                  <c:v>1.3333333333333341E-2</c:v>
                </c:pt>
                <c:pt idx="5">
                  <c:v>9.3333333333333365E-2</c:v>
                </c:pt>
                <c:pt idx="6">
                  <c:v>0</c:v>
                </c:pt>
                <c:pt idx="7">
                  <c:v>1.3333333333333341E-2</c:v>
                </c:pt>
                <c:pt idx="8">
                  <c:v>0</c:v>
                </c:pt>
              </c:numCache>
            </c:numRef>
          </c:val>
          <c:extLst>
            <c:ext xmlns:c16="http://schemas.microsoft.com/office/drawing/2014/chart" uri="{C3380CC4-5D6E-409C-BE32-E72D297353CC}">
              <c16:uniqueId val="{00000001-BC4A-473A-8A6A-7002C9904E0B}"/>
            </c:ext>
          </c:extLst>
        </c:ser>
        <c:dLbls>
          <c:showLegendKey val="0"/>
          <c:showVal val="1"/>
          <c:showCatName val="0"/>
          <c:showSerName val="0"/>
          <c:showPercent val="0"/>
          <c:showBubbleSize val="0"/>
        </c:dLbls>
        <c:gapWidth val="219"/>
        <c:overlap val="-27"/>
        <c:axId val="217922600"/>
        <c:axId val="217922992"/>
      </c:barChart>
      <c:catAx>
        <c:axId val="217922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fr-FR"/>
          </a:p>
        </c:txPr>
        <c:crossAx val="217922992"/>
        <c:crosses val="autoZero"/>
        <c:auto val="1"/>
        <c:lblAlgn val="ctr"/>
        <c:lblOffset val="100"/>
        <c:noMultiLvlLbl val="0"/>
      </c:catAx>
      <c:valAx>
        <c:axId val="21792299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17922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Effets</a:t>
            </a:r>
            <a:r>
              <a:rPr lang="fr-FR" baseline="0"/>
              <a:t> secondaires post opératoire</a:t>
            </a:r>
            <a:endParaRPr lang="fr-FR"/>
          </a:p>
        </c:rich>
      </c:tx>
      <c:overlay val="0"/>
      <c:spPr>
        <a:noFill/>
        <a:ln>
          <a:noFill/>
        </a:ln>
        <a:effectLst/>
      </c:spPr>
    </c:title>
    <c:autoTitleDeleted val="0"/>
    <c:plotArea>
      <c:layout/>
      <c:barChart>
        <c:barDir val="col"/>
        <c:grouping val="clustered"/>
        <c:varyColors val="0"/>
        <c:ser>
          <c:idx val="0"/>
          <c:order val="0"/>
          <c:tx>
            <c:strRef>
              <c:f>Post_op!$R$10</c:f>
              <c:strCache>
                <c:ptCount val="1"/>
                <c:pt idx="0">
                  <c:v>50 microgramme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Post_op!$Q$11:$Q$17</c:f>
              <c:strCache>
                <c:ptCount val="7"/>
                <c:pt idx="0">
                  <c:v>L’incidence des nausées postopératoire</c:v>
                </c:pt>
                <c:pt idx="1">
                  <c:v>L’incidence des vomissements postopératoire</c:v>
                </c:pt>
                <c:pt idx="2">
                  <c:v>La douleur épigastrique</c:v>
                </c:pt>
                <c:pt idx="3">
                  <c:v>CEPHALEES</c:v>
                </c:pt>
                <c:pt idx="4">
                  <c:v>PRURIT</c:v>
                </c:pt>
                <c:pt idx="5">
                  <c:v>RETENTION AIGUE DURINE</c:v>
                </c:pt>
                <c:pt idx="6">
                  <c:v>DETRESSE RESPIRATOIRE</c:v>
                </c:pt>
              </c:strCache>
            </c:strRef>
          </c:cat>
          <c:val>
            <c:numRef>
              <c:f>Post_op!$R$11:$R$17</c:f>
              <c:numCache>
                <c:formatCode>0.0%</c:formatCode>
                <c:ptCount val="7"/>
                <c:pt idx="0">
                  <c:v>8.0000000000000043E-2</c:v>
                </c:pt>
                <c:pt idx="1">
                  <c:v>5.3333333333333496E-2</c:v>
                </c:pt>
                <c:pt idx="2">
                  <c:v>0.25333333333333324</c:v>
                </c:pt>
                <c:pt idx="3">
                  <c:v>0.1466666666666667</c:v>
                </c:pt>
                <c:pt idx="4">
                  <c:v>0.21333333333333368</c:v>
                </c:pt>
                <c:pt idx="5">
                  <c:v>0</c:v>
                </c:pt>
                <c:pt idx="6">
                  <c:v>0</c:v>
                </c:pt>
              </c:numCache>
            </c:numRef>
          </c:val>
          <c:extLst>
            <c:ext xmlns:c16="http://schemas.microsoft.com/office/drawing/2014/chart" uri="{C3380CC4-5D6E-409C-BE32-E72D297353CC}">
              <c16:uniqueId val="{00000000-396B-4AC0-B89D-831194761577}"/>
            </c:ext>
          </c:extLst>
        </c:ser>
        <c:ser>
          <c:idx val="1"/>
          <c:order val="1"/>
          <c:tx>
            <c:strRef>
              <c:f>Post_op!$S$10</c:f>
              <c:strCache>
                <c:ptCount val="1"/>
                <c:pt idx="0">
                  <c:v>100 microgramme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Post_op!$Q$11:$Q$17</c:f>
              <c:strCache>
                <c:ptCount val="7"/>
                <c:pt idx="0">
                  <c:v>L’incidence des nausées postopératoire</c:v>
                </c:pt>
                <c:pt idx="1">
                  <c:v>L’incidence des vomissements postopératoire</c:v>
                </c:pt>
                <c:pt idx="2">
                  <c:v>La douleur épigastrique</c:v>
                </c:pt>
                <c:pt idx="3">
                  <c:v>CEPHALEES</c:v>
                </c:pt>
                <c:pt idx="4">
                  <c:v>PRURIT</c:v>
                </c:pt>
                <c:pt idx="5">
                  <c:v>RETENTION AIGUE DURINE</c:v>
                </c:pt>
                <c:pt idx="6">
                  <c:v>DETRESSE RESPIRATOIRE</c:v>
                </c:pt>
              </c:strCache>
            </c:strRef>
          </c:cat>
          <c:val>
            <c:numRef>
              <c:f>Post_op!$S$11:$S$17</c:f>
              <c:numCache>
                <c:formatCode>0.0%</c:formatCode>
                <c:ptCount val="7"/>
                <c:pt idx="0">
                  <c:v>0.38666666666666755</c:v>
                </c:pt>
                <c:pt idx="1">
                  <c:v>0.17333333333333362</c:v>
                </c:pt>
                <c:pt idx="2">
                  <c:v>0.16</c:v>
                </c:pt>
                <c:pt idx="3">
                  <c:v>0.1066666666666668</c:v>
                </c:pt>
                <c:pt idx="4">
                  <c:v>0.37333333333333335</c:v>
                </c:pt>
                <c:pt idx="5">
                  <c:v>0</c:v>
                </c:pt>
                <c:pt idx="6">
                  <c:v>0</c:v>
                </c:pt>
              </c:numCache>
            </c:numRef>
          </c:val>
          <c:extLst>
            <c:ext xmlns:c16="http://schemas.microsoft.com/office/drawing/2014/chart" uri="{C3380CC4-5D6E-409C-BE32-E72D297353CC}">
              <c16:uniqueId val="{00000001-396B-4AC0-B89D-831194761577}"/>
            </c:ext>
          </c:extLst>
        </c:ser>
        <c:dLbls>
          <c:showLegendKey val="0"/>
          <c:showVal val="1"/>
          <c:showCatName val="0"/>
          <c:showSerName val="0"/>
          <c:showPercent val="0"/>
          <c:showBubbleSize val="0"/>
        </c:dLbls>
        <c:gapWidth val="219"/>
        <c:overlap val="-27"/>
        <c:axId val="217923776"/>
        <c:axId val="215003952"/>
      </c:barChart>
      <c:catAx>
        <c:axId val="217923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15003952"/>
        <c:crosses val="autoZero"/>
        <c:auto val="1"/>
        <c:lblAlgn val="ctr"/>
        <c:lblOffset val="100"/>
        <c:noMultiLvlLbl val="0"/>
      </c:catAx>
      <c:valAx>
        <c:axId val="21500395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17923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fr-FR"/>
    </a:p>
  </c:txPr>
  <c:externalData r:id="rId1">
    <c:autoUpdate val="0"/>
  </c:externalData>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C282080B.dotm</Template>
  <TotalTime>3</TotalTime>
  <Pages>63</Pages>
  <Words>13552</Words>
  <Characters>74537</Characters>
  <Application>Microsoft Office Word</Application>
  <DocSecurity>0</DocSecurity>
  <Lines>621</Lines>
  <Paragraphs>175</Paragraphs>
  <ScaleCrop>false</ScaleCrop>
  <Company/>
  <LinksUpToDate>false</LinksUpToDate>
  <CharactersWithSpaces>87914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FASSIRY DIAWARA</cp:lastModifiedBy>
  <cp:revision>3</cp:revision>
  <dcterms:created xsi:type="dcterms:W3CDTF">2019-11-09T14:03:00Z</dcterms:created>
  <dcterms:modified xsi:type="dcterms:W3CDTF">2019-11-22T07:49:00Z</dcterms:modified>
</cp:coreProperties>
</file>